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A8B5" w14:textId="08FE8CE8" w:rsidR="0065245A" w:rsidRPr="00DA6AD0" w:rsidRDefault="00A21724" w:rsidP="00A21724">
      <w:pPr>
        <w:spacing w:before="120" w:line="400" w:lineRule="exact"/>
        <w:ind w:firstLine="567"/>
        <w:jc w:val="center"/>
        <w:rPr>
          <w:rFonts w:ascii="TH SarabunPSK" w:eastAsia="Sarabun" w:hAnsi="TH SarabunPSK" w:cs="TH SarabunPSK"/>
          <w:b/>
          <w:kern w:val="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D4AA681" wp14:editId="1D9B56DB">
            <wp:simplePos x="0" y="0"/>
            <wp:positionH relativeFrom="column">
              <wp:posOffset>3330215</wp:posOffset>
            </wp:positionH>
            <wp:positionV relativeFrom="paragraph">
              <wp:posOffset>-306914</wp:posOffset>
            </wp:positionV>
            <wp:extent cx="1146412" cy="576603"/>
            <wp:effectExtent l="0" t="0" r="0" b="0"/>
            <wp:wrapNone/>
            <wp:docPr id="683867309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786" cy="57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62336" behindDoc="1" locked="0" layoutInCell="1" allowOverlap="1" wp14:anchorId="6074BC73" wp14:editId="23E18440">
            <wp:simplePos x="0" y="0"/>
            <wp:positionH relativeFrom="column">
              <wp:posOffset>2667379</wp:posOffset>
            </wp:positionH>
            <wp:positionV relativeFrom="paragraph">
              <wp:posOffset>-309245</wp:posOffset>
            </wp:positionV>
            <wp:extent cx="545911" cy="545911"/>
            <wp:effectExtent l="0" t="0" r="6985" b="6985"/>
            <wp:wrapNone/>
            <wp:docPr id="197010283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11" cy="54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40"/>
          <w:szCs w:val="40"/>
          <w:cs/>
        </w:rPr>
        <w:br/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แบบฟอร์ม</w:t>
      </w:r>
      <w:bookmarkStart w:id="0" w:name="_Hlk170207086"/>
      <w:r>
        <w:rPr>
          <w:rFonts w:ascii="TH SarabunPSK" w:eastAsia="Sarabun" w:hAnsi="TH SarabunPSK" w:cs="TH SarabunPSK" w:hint="cs"/>
          <w:bCs/>
          <w:kern w:val="0"/>
          <w:sz w:val="44"/>
          <w:szCs w:val="44"/>
          <w:cs/>
        </w:rPr>
        <w:t>กิจกรรม</w:t>
      </w:r>
      <w:r>
        <w:rPr>
          <w:rFonts w:ascii="TH SarabunPSK" w:eastAsia="Sarabun" w:hAnsi="TH SarabunPSK" w:cs="TH SarabunPSK"/>
          <w:bCs/>
          <w:kern w:val="0"/>
          <w:sz w:val="44"/>
          <w:szCs w:val="44"/>
          <w:cs/>
        </w:rPr>
        <w:t xml:space="preserve"> </w:t>
      </w:r>
      <w:r>
        <w:rPr>
          <w:rFonts w:ascii="TH SarabunPSK" w:eastAsia="Sarabun" w:hAnsi="TH SarabunPSK" w:cs="TH SarabunPSK"/>
          <w:b/>
          <w:kern w:val="0"/>
          <w:sz w:val="44"/>
          <w:szCs w:val="44"/>
        </w:rPr>
        <w:t>“THEOS-</w:t>
      </w:r>
      <w:r>
        <w:rPr>
          <w:rFonts w:ascii="TH SarabunPSK" w:eastAsia="Sarabun" w:hAnsi="TH SarabunPSK" w:cs="TH SarabunPSK"/>
          <w:bCs/>
          <w:kern w:val="0"/>
          <w:sz w:val="44"/>
          <w:szCs w:val="44"/>
          <w:cs/>
        </w:rPr>
        <w:t xml:space="preserve">2 </w:t>
      </w:r>
      <w:r>
        <w:rPr>
          <w:rFonts w:ascii="TH SarabunPSK" w:eastAsia="Sarabun" w:hAnsi="TH SarabunPSK" w:cs="TH SarabunPSK"/>
          <w:b/>
          <w:kern w:val="0"/>
          <w:sz w:val="44"/>
          <w:szCs w:val="44"/>
        </w:rPr>
        <w:t>Geospatial Mission Design Challenge”</w:t>
      </w:r>
    </w:p>
    <w:bookmarkEnd w:id="0"/>
    <w:p w14:paraId="1EF49972" w14:textId="476939B3" w:rsidR="007D5DE6" w:rsidRPr="00A21724" w:rsidRDefault="006347ED" w:rsidP="00B11F83">
      <w:pPr>
        <w:tabs>
          <w:tab w:val="left" w:pos="2201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โดย สำนักงานพัฒนาเทคโนโลยีอวกาศและภูมิสารสนเทศ (องค์การมหาชน)</w:t>
      </w:r>
    </w:p>
    <w:p w14:paraId="6BFD7F04" w14:textId="6EAD6BF4" w:rsidR="007B3410" w:rsidRDefault="007D5DE6" w:rsidP="007D5DE6">
      <w:pPr>
        <w:tabs>
          <w:tab w:val="left" w:pos="2201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ข้อมูลทีมและคุณสมบัติ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ชื่อทีม </w:t>
      </w:r>
      <w:r>
        <w:rPr>
          <w:rFonts w:ascii="TH SarabunPSK" w:hAnsi="TH SarabunPSK" w:cs="TH SarabunPSK"/>
          <w:sz w:val="32"/>
          <w:szCs w:val="32"/>
        </w:rPr>
        <w:t>revenge</w:t>
      </w:r>
    </w:p>
    <w:p w14:paraId="2E721087" w14:textId="099D9C97" w:rsidR="007B3410" w:rsidRDefault="007B3410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ประเภททีม</w:t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สถานศึกษาเดียวกัน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172BD53B" w14:textId="31E40CDE" w:rsidR="006347ED" w:rsidRDefault="006347ED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รายชื่อสมาชิกในทีม</w:t>
      </w:r>
    </w:p>
    <w:p w14:paraId="07A005B0" w14:textId="18F56824" w:rsidR="006347ED" w:rsidRPr="007B3410" w:rsidRDefault="006347ED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1 </w:t>
      </w:r>
    </w:p>
    <w:p w14:paraId="5E012E1A" w14:textId="77777777" w:rsidR="0073756B" w:rsidRDefault="006347ED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bookmarkStart w:id="1" w:name="_Hlk200462257"/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 นายศิรวิทย์ พิทักษ์สาลี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5DB5434" w14:textId="59B7F354" w:rsidR="00562728" w:rsidRDefault="006347ED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สถานศึกษา/โรงเรียน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สิงห์บุรี</w:t>
      </w:r>
    </w:p>
    <w:p w14:paraId="22051635" w14:textId="0B4C1DCF" w:rsidR="006347ED" w:rsidRDefault="006347ED" w:rsidP="007D5DE6">
      <w:pPr>
        <w:spacing w:after="0" w:line="400" w:lineRule="exact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9" w:history="1">
        <w:r>
          <w:rPr>
            <w:rStyle w:val="af4"/>
            <w:rFonts w:ascii="TH SarabunPSK" w:hAnsi="TH SarabunPSK" w:cs="TH SarabunPSK"/>
            <w:sz w:val="32"/>
            <w:szCs w:val="32"/>
          </w:rPr>
          <w:t>chaitouch777@gmail.com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0624964939</w:t>
      </w:r>
    </w:p>
    <w:bookmarkEnd w:id="1"/>
    <w:p w14:paraId="3831A4E7" w14:textId="361F95A7" w:rsidR="006347ED" w:rsidRDefault="006347ED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2</w:t>
      </w:r>
    </w:p>
    <w:p w14:paraId="06EE54E7" w14:textId="5842BB8D" w:rsidR="0073756B" w:rsidRDefault="007B3410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นายอติ</w:t>
      </w:r>
      <w:r>
        <w:rPr>
          <w:rFonts w:ascii="TH SarabunPSK" w:hAnsi="TH SarabunPSK" w:cs="TH SarabunPSK"/>
          <w:sz w:val="32"/>
          <w:szCs w:val="32"/>
          <w:cs/>
        </w:rPr>
        <w:t>วิชญ์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สายแปลง</w:t>
      </w:r>
    </w:p>
    <w:p w14:paraId="3BE338E7" w14:textId="354B0549" w:rsidR="007B3410" w:rsidRPr="0073756B" w:rsidRDefault="007B3410" w:rsidP="0073756B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สถานศึกษา/โรงเรียน สิงห์บุรี</w:t>
      </w:r>
    </w:p>
    <w:p w14:paraId="5865C7E7" w14:textId="0DCAE9BB" w:rsidR="007B3410" w:rsidRPr="00491AE8" w:rsidRDefault="007B3410" w:rsidP="00491AE8">
      <w:pPr>
        <w:pStyle w:val="a9"/>
        <w:spacing w:after="0" w:line="400" w:lineRule="exact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0" w:history="1">
        <w:r>
          <w:rPr>
            <w:rStyle w:val="af4"/>
            <w:rFonts w:ascii="TH SarabunPSK" w:hAnsi="TH SarabunPSK" w:cs="TH SarabunPSK"/>
            <w:sz w:val="32"/>
            <w:szCs w:val="32"/>
          </w:rPr>
          <w:t>ativitsaiplang@gmail.com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0969314908</w:t>
      </w:r>
    </w:p>
    <w:p w14:paraId="7A0D9721" w14:textId="01EDBFAC" w:rsidR="006347ED" w:rsidRDefault="006347ED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3 </w:t>
      </w:r>
    </w:p>
    <w:p w14:paraId="2679DDBE" w14:textId="61E91F4A" w:rsidR="0073756B" w:rsidRPr="0073756B" w:rsidRDefault="007B3410" w:rsidP="0073756B">
      <w:pPr>
        <w:pStyle w:val="a9"/>
        <w:spacing w:after="0" w:line="40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>นายนัทธวัฒน์ ดีเจริญ</w:t>
      </w:r>
    </w:p>
    <w:p w14:paraId="1A2B7231" w14:textId="08F47846" w:rsidR="007B3410" w:rsidRPr="007B3410" w:rsidRDefault="007B3410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สถานศึกษา/โรงเรียน สิงห์บุรี</w:t>
      </w:r>
    </w:p>
    <w:p w14:paraId="2F997182" w14:textId="2F1BCA7A" w:rsidR="004D636B" w:rsidRPr="005012F9" w:rsidRDefault="007B3410" w:rsidP="005012F9">
      <w:pPr>
        <w:pStyle w:val="a9"/>
        <w:spacing w:after="0" w:line="400" w:lineRule="exact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1" w:history="1">
        <w:r>
          <w:rPr>
            <w:rStyle w:val="af4"/>
            <w:rFonts w:ascii="TH SarabunPSK" w:hAnsi="TH SarabunPSK" w:cs="TH SarabunPSK"/>
            <w:sz w:val="32"/>
            <w:szCs w:val="32"/>
          </w:rPr>
          <w:t>Fxplz037@gmail.com</w:t>
        </w:r>
      </w:hyperlink>
      <w:r>
        <w:rPr>
          <w:rFonts w:ascii="TH SarabunPSK" w:hAnsi="TH SarabunPSK" w:cs="TH SarabunPSK"/>
          <w:sz w:val="32"/>
          <w:szCs w:val="32"/>
          <w:cs/>
        </w:rPr>
        <w:tab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0832392094</w:t>
      </w:r>
    </w:p>
    <w:p w14:paraId="0FB7DD42" w14:textId="16A039B9" w:rsidR="004D636B" w:rsidRDefault="004D636B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4 </w:t>
      </w:r>
    </w:p>
    <w:p w14:paraId="023B7DFA" w14:textId="77777777" w:rsidR="00116650" w:rsidRPr="00116650" w:rsidRDefault="004D636B" w:rsidP="00116650">
      <w:pPr>
        <w:pStyle w:val="a9"/>
        <w:spacing w:line="400" w:lineRule="exact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>)นางสาว</w:t>
      </w:r>
      <w:r>
        <w:rPr>
          <w:rFonts w:ascii="TH SarabunPSK" w:hAnsi="TH SarabunPSK" w:cs="TH SarabunPSK"/>
          <w:szCs w:val="32"/>
          <w:cs/>
        </w:rPr>
        <w:t>กวินธิดา อมรการ</w:t>
      </w:r>
    </w:p>
    <w:p w14:paraId="1BAFEB18" w14:textId="2AAE2E72" w:rsidR="004D636B" w:rsidRPr="007B3410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สถานศึกษา/โรงเรียน สิงห์บุรี</w:t>
      </w:r>
    </w:p>
    <w:p w14:paraId="46DAC173" w14:textId="7C3F5900" w:rsidR="004D636B" w:rsidRPr="00116650" w:rsidRDefault="004D636B" w:rsidP="00116650">
      <w:pPr>
        <w:pStyle w:val="a9"/>
        <w:spacing w:after="0" w:line="40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Segoe UI Historic" w:eastAsia="Times New Roman" w:hAnsi="Segoe UI Historic" w:cs="Segoe UI Historic"/>
          <w:color w:val="F5F5F5"/>
          <w:kern w:val="0"/>
          <w:sz w:val="23"/>
          <w:szCs w:val="23"/>
          <w14:ligatures w14:val="none"/>
        </w:rPr>
        <w:t xml:space="preserve"> </w:t>
      </w:r>
      <w:hyperlink r:id="rId12" w:history="1">
        <w:r>
          <w:rPr>
            <w:rStyle w:val="af4"/>
            <w:rFonts w:ascii="TH SarabunPSK" w:hAnsi="TH SarabunPSK" w:cs="TH SarabunPSK"/>
            <w:sz w:val="32"/>
            <w:szCs w:val="32"/>
          </w:rPr>
          <w:t>kawinthidaamornkan333@gmail.com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32"/>
          <w:szCs w:val="32"/>
        </w:rPr>
        <w:t xml:space="preserve"> 0983497793</w:t>
      </w:r>
    </w:p>
    <w:p w14:paraId="798ACE6F" w14:textId="0CE59214" w:rsidR="004D636B" w:rsidRDefault="004D636B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5 </w:t>
      </w:r>
    </w:p>
    <w:p w14:paraId="31E41F73" w14:textId="77777777" w:rsidR="00116650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นาย</w:t>
      </w:r>
      <w:r>
        <w:rPr>
          <w:rFonts w:ascii="TH SarabunPSK" w:hAnsi="TH SarabunPSK" w:cs="TH SarabunPSK"/>
          <w:sz w:val="32"/>
          <w:szCs w:val="32"/>
          <w:cs/>
        </w:rPr>
        <w:t>กิตติธัช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อังสนั่น </w:t>
      </w:r>
    </w:p>
    <w:p w14:paraId="5D1E64D2" w14:textId="0DB1C246" w:rsidR="004D636B" w:rsidRPr="007B3410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สถานศึกษา/โรงเรียน สิงห์บุรี</w:t>
      </w:r>
    </w:p>
    <w:p w14:paraId="21E600C2" w14:textId="5EFD5AC8" w:rsidR="004D636B" w:rsidRPr="004D636B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3" w:history="1">
        <w:r>
          <w:rPr>
            <w:rStyle w:val="af4"/>
            <w:rFonts w:ascii="TH SarabunPSK" w:hAnsi="TH SarabunPSK" w:cs="TH SarabunPSK"/>
            <w:sz w:val="32"/>
            <w:szCs w:val="32"/>
          </w:rPr>
          <w:t>hiwizedas47@gmail.com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0922638276</w:t>
      </w:r>
    </w:p>
    <w:p w14:paraId="25FAF8AF" w14:textId="43696A50" w:rsidR="006347ED" w:rsidRDefault="006347ED" w:rsidP="007D5DE6">
      <w:pPr>
        <w:spacing w:before="120" w:after="0" w:line="400" w:lineRule="exac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ผู้ประสานงานหลัก (หัวหน้าทีม)</w:t>
      </w:r>
    </w:p>
    <w:p w14:paraId="26B8AE2E" w14:textId="100E2CDE" w:rsidR="007B3410" w:rsidRDefault="00562728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นายศิรวิทย์ พิทักษ์สาลี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FF414D1" w14:textId="438C7E6C" w:rsidR="007B3410" w:rsidRDefault="007B3410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Line ID / </w:t>
      </w:r>
      <w:r>
        <w:rPr>
          <w:rFonts w:ascii="TH SarabunPSK" w:hAnsi="TH SarabunPSK" w:cs="TH SarabunPSK"/>
          <w:sz w:val="32"/>
          <w:szCs w:val="32"/>
          <w:cs/>
        </w:rPr>
        <w:t>ช่องทางติดต่อสำรอง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teamthindog9414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34E03C4" w14:textId="4DA233E5" w:rsidR="00562728" w:rsidRPr="00290D50" w:rsidRDefault="006347ED" w:rsidP="007D5DE6">
      <w:pPr>
        <w:spacing w:after="0" w:line="400" w:lineRule="exact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อาจารย์ที่ปรึกษา หรือผู้ควบคุม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  <w:tab/>
      </w: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นายสิทธิพัฒน์ จิตร์กระจ่าง </w:t>
      </w:r>
    </w:p>
    <w:p w14:paraId="42F35B35" w14:textId="7C6C1535" w:rsidR="00562728" w:rsidRDefault="00562728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ตำแหน่ง ครู หน่วยงาน </w:t>
      </w:r>
      <w:r>
        <w:rPr>
          <w:rFonts w:ascii="TH SarabunPSK" w:hAnsi="TH SarabunPSK" w:cs="TH SarabunPSK"/>
          <w:sz w:val="32"/>
          <w:szCs w:val="32"/>
          <w:cs/>
        </w:rPr>
        <w:t>โรงเรียนสิงห์บุรี</w:t>
      </w:r>
    </w:p>
    <w:p w14:paraId="420ED82D" w14:textId="5620E4C1" w:rsidR="00116650" w:rsidRPr="00116650" w:rsidRDefault="00562728" w:rsidP="00116650">
      <w:pPr>
        <w:spacing w:after="0" w:line="400" w:lineRule="exac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4" w:history="1">
        <w:r>
          <w:rPr>
            <w:rStyle w:val="af4"/>
            <w:rFonts w:ascii="TH SarabunPSK" w:hAnsi="TH SarabunPSK" w:cs="TH SarabunPSK"/>
            <w:sz w:val="32"/>
            <w:szCs w:val="32"/>
          </w:rPr>
          <w:t>Phiesat09@hotmail.com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โทรศัพท์</w:t>
      </w:r>
      <w:r>
        <w:rPr>
          <w:rFonts w:ascii="Segoe UI Historic" w:eastAsia="Times New Roman" w:hAnsi="Segoe UI Historic" w:cs="Segoe UI Historic"/>
          <w:color w:val="F5F5F5"/>
          <w:kern w:val="0"/>
          <w:sz w:val="23"/>
          <w:szCs w:val="23"/>
          <w14:ligatures w14:val="none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0943401380</w:t>
      </w:r>
    </w:p>
    <w:p w14:paraId="220B8CF4" w14:textId="4E881881" w:rsidR="00A21724" w:rsidRPr="00116650" w:rsidRDefault="00A21724" w:rsidP="00B7767E">
      <w:pPr>
        <w:spacing w:after="0" w:line="400" w:lineRule="exact"/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6E3E0DF" w14:textId="00E9F489" w:rsidR="001F66C8" w:rsidRPr="00D8117A" w:rsidRDefault="00D8117A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ส่วนที่ 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แนวคิดภารกิจ</w:t>
      </w:r>
    </w:p>
    <w:p w14:paraId="7836D3CF" w14:textId="77777777" w:rsidR="00471CC0" w:rsidRDefault="000E5839" w:rsidP="00471CC0">
      <w:pPr>
        <w:spacing w:after="0" w:line="240" w:lineRule="auto"/>
        <w:ind w:left="288"/>
        <w:rPr>
          <w:rFonts w:ascii="TH SarabunPSK" w:hAnsi="TH SarabunPSK" w:cs="TH SarabunPSK"/>
          <w:b/>
          <w:bCs/>
          <w:color w:val="A03025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ชื่อภารกิจ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/ นวัตกรรม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362AD27" w14:textId="48EACD9C" w:rsidR="00471CC0" w:rsidRPr="00012E8F" w:rsidRDefault="00471CC0" w:rsidP="00012E8F">
      <w:pPr>
        <w:spacing w:after="0" w:line="240" w:lineRule="auto"/>
        <w:ind w:left="288"/>
        <w:rPr>
          <w:rFonts w:ascii="TH SarabunPSK" w:hAnsi="TH SarabunPSK" w:cs="TH SarabunPSK"/>
          <w:color w:val="1A1A1A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THEOS-2 Mae Sai Command :</w:t>
      </w:r>
      <w:r>
        <w:rPr>
          <w:rFonts w:ascii="TH SarabunPSK" w:hAnsi="TH SarabunPSK" w:cs="TH SarabunPSK" w:hint="cs"/>
          <w:color w:val="1A1A1A"/>
          <w:sz w:val="32"/>
          <w:szCs w:val="32"/>
        </w:rPr>
        <w:t xml:space="preserve"> ระบบภารกิจจำลองสถานการณ์และสนับสนุนการตัดสินใจบริหารจัดการอุทกภัยแม่สาย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1A1A1A"/>
          <w:sz w:val="32"/>
          <w:szCs w:val="32"/>
        </w:rPr>
        <w:t>ด้วยข้อมูลภูมิสารสนเทศแบบหลายช่วงคลื่น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</w:rPr>
        <w:t xml:space="preserve">THEOS-2 Mae Sai Command :</w:t>
      </w:r>
      <w:r>
        <w:rPr>
          <w:rFonts w:ascii="TH SarabunPSK" w:hAnsi="TH SarabunPSK" w:cs="TH SarabunPSK" w:hint="cs"/>
          <w:color w:val="1A1A1A"/>
          <w:sz w:val="32"/>
          <w:szCs w:val="32"/>
        </w:rPr>
        <w:t xml:space="preserve"> Multi-Sensor Geospatial Serious Game and Integrated Disaster Decision Support System</w:t>
      </w:r>
      <w:r>
        <w:rPr>
          <w:rFonts w:ascii="TH SarabunPSK" w:hAnsi="TH SarabunPSK" w:cs="TH SarabunPSK"/>
          <w:color w:val="1A1A1A"/>
          <w:sz w:val="32"/>
          <w:szCs w:val="32"/>
        </w:rPr>
        <w:t>)</w:t>
      </w:r>
    </w:p>
    <w:p w14:paraId="59560EB4" w14:textId="77777777" w:rsidR="00B11F83" w:rsidRDefault="000E5839" w:rsidP="00D05CC2">
      <w:pPr>
        <w:spacing w:after="0" w:line="340" w:lineRule="exac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การเลือกประเด็นหรือแนวทางการพัฒนาโซลูชัน จำนวน 1 ด้าน</w:t>
      </w:r>
    </w:p>
    <w:p w14:paraId="0B1E5EFD" w14:textId="388F7D4F" w:rsidR="0037468D" w:rsidRPr="00B11F83" w:rsidRDefault="006A2C12" w:rsidP="00E3549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172B4F" wp14:editId="28B103C9">
                <wp:simplePos x="0" y="0"/>
                <wp:positionH relativeFrom="column">
                  <wp:posOffset>987136</wp:posOffset>
                </wp:positionH>
                <wp:positionV relativeFrom="paragraph">
                  <wp:posOffset>6927</wp:posOffset>
                </wp:positionV>
                <wp:extent cx="91440" cy="167640"/>
                <wp:effectExtent l="0" t="0" r="22860" b="22860"/>
                <wp:wrapNone/>
                <wp:docPr id="935034888" name="ตัวเชื่อมต่อตร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" cy="1676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EFA51" id="ตัวเชื่อมต่อตรง 8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75pt,.55pt" to="84.95pt,13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j3NwxwEAAOsDAAAOAAAAZHJzL2Uyb0RvYy54bWysU8Fu2zAMvQ/YPwi6N7aLLluNOD206C7D Vmzd7qpMxQIkUZC02Pn7UXLitN1pQy+CLJKP7z3Sm5vJGraHEDW6jjermjNwEnvtdh3/+Xh/8Ymz mITrhUEHHT9A5Dfb9+82o2/hEgc0PQRGIC62o+/4kJJvqyrKAayIK/TgKKgwWJHoM+yqPoiR0K2p Lut6XY0Yeh9QQoz0ejcH+bbgKwUyfVMqQmKm48QtlTOU8ymf1XYj2l0QftDySEP8BwsrtKOmC9Sd SIL9DvovKKtlwIgqrSTaCpXSEooGUtPUr9T8GISHooXMiX6xKb4drPy6v3UPgWwYfWyjfwhZxaSC Zcpo/4tmWnQRUzYV2w6LbTAlJunxurm6Im8lRZr1xzXdCa6aUTKaDzF9BrQsXzputMuiRCv2X2Ka U08p+dk4NhLSdf2hLmkRje7vtTE5WBYDbk1ge0EjTVNzbPYsi1obRwzOisotHQzM+N9BMd0T81nb K0whJbh0wjWOsnOZIgZL4ZFZ3tIzmZeFx/xcCmUR/6V4qSid0aWl2GqHYfblZfezFWrOPzkw684W PGF/KLMu1tBGlTEdtz+v7PPvUn7+R7d/AAAA//8DAFBLAwQUAAYACAAAACEAEnxDC9wAAAAIAQAA DwAAAGRycy9kb3ducmV2LnhtbEyPwU7DMBBE70j8g7VI3KjTSmlpGqcCJCRA9NDCB2zibRI1Xkex 24S/Z3uC245mNPsm306uUxcaQuvZwHyWgCKuvG25NvD99frwCCpEZIudZzLwQwG2xe1Njpn1I+/p coi1khIOGRpoYuwzrUPVkMMw8z2xeEc/OIwih1rbAUcpd51eJMlSO2xZPjTY00tD1elwdgaq991q d/I0ltr6+PFm95/43Bhzfzc9bUBFmuJfGK74gg6FMJX+zDaoTnSaphKVYw7q6i/Xa1ClgcUqBV3k +v+A4hcAAP//AwBQSwECLQAUAAYACAAAACEAtoM4kv4AAADhAQAAEwAAAAAAAAAAAAAAAAAAAAAA W0NvbnRlbnRfVHlwZXNdLnhtbFBLAQItABQABgAIAAAAIQA4/SH/1gAAAJQBAAALAAAAAAAAAAAA AAAAAC8BAABfcmVscy8ucmVsc1BLAQItABQABgAIAAAAIQCQj3NwxwEAAOsDAAAOAAAAAAAAAAAA AAAAAC4CAABkcnMvZTJvRG9jLnhtbFBLAQItABQABgAIAAAAIQASfEML3AAAAAgBAAAPAAAAAAAA AAAAAAAAACEEAABkcnMvZG93bnJldi54bWxQSwUGAAAAAAQABADzAAAAKgUAAAAA " strokecolor="black [3213]" strokeweight="1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05-</w:t>
      </w:r>
      <w:r>
        <w:rPr>
          <w:rFonts w:ascii="TH SarabunPSK" w:hAnsi="TH SarabunPSK" w:cs="TH SarabunPSK"/>
          <w:sz w:val="32"/>
          <w:szCs w:val="32"/>
          <w:cs/>
        </w:rPr>
        <w:t>ด้านการจัดการภัยพิบัติ</w:t>
      </w:r>
    </w:p>
    <w:p w14:paraId="58D3B86F" w14:textId="2D11319C" w:rsidR="0037468D" w:rsidRDefault="0037468D" w:rsidP="0037468D">
      <w:pPr>
        <w:spacing w:after="0" w:line="340" w:lineRule="exac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>
        <w:rPr>
          <w:rFonts w:ascii="TH SarabunPSK" w:eastAsia="Sarabun" w:hAnsi="TH SarabunPSK" w:cs="TH SarabunPSK" w:hint="cs"/>
          <w:b/>
          <w:sz w:val="32"/>
          <w:szCs w:val="24"/>
        </w:rPr>
        <w:t>แนวคิดปัญหาและพื้นที่ศึกษา</w:t>
      </w:r>
    </w:p>
    <w:p w14:paraId="667A9645" w14:textId="797570CA" w:rsidR="0037468D" w:rsidRPr="0037468D" w:rsidRDefault="0037468D" w:rsidP="0037468D">
      <w:pPr>
        <w:spacing w:before="120" w:after="0" w:line="340" w:lineRule="exac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3.1)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ปัญหาที่ทีมต้องการศึกษา</w:t>
      </w:r>
    </w:p>
    <w:p w14:paraId="3430573F" w14:textId="77777777" w:rsidR="003D7A3F" w:rsidRDefault="00471CC0" w:rsidP="003D7A3F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color w:val="1A1A1A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3.1.1) </w:t>
      </w:r>
      <w:r>
        <w:rPr>
          <w:rFonts w:ascii="TH SarabunPSK" w:hAnsi="TH SarabunPSK" w:cs="TH SarabunPSK" w:hint="cs"/>
          <w:color w:val="1A1A1A"/>
          <w:sz w:val="32"/>
          <w:szCs w:val="32"/>
        </w:rPr>
        <w:t xml:space="preserve">ขนาดของปัญหาและความเร็วที่ต้องตัดสินใจ </w:t>
      </w:r>
      <w:r>
        <w:rPr>
          <w:rFonts w:ascii="TH SarabunPSK" w:hAnsi="TH SarabunPSK" w:cs="TH SarabunPSK" w:hint="cs"/>
          <w:b/>
          <w:bCs/>
          <w:color w:val="1A1A1A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อ.แม่สายเกิดน้ำท่วมซ้ำ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6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ครั้งในปี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2567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ก่อนเหตุการณ์ใหญ่กลาง ก.ย. ข้อมูลดาวเทียม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GISTDA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ชี้พื้นที่ท่วมขังพุ่งจาก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6,182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ไร่ (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10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ก.ย.) เป็น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25,204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ไร่ (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12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ก.ย.) หรือเพิ่มขึ้น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4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เท่าใน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วัน ทำให้เวลาเตือนภัยสั้นมาก (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2–4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ชม.) และเมื่อน้ำลด ปัญหาโคลนทับถมยังทำให้ประชาชนเข้าอยู่อาศัยไม่ได้</w:t>
      </w:r>
    </w:p>
    <w:p w14:paraId="0A05710A" w14:textId="77777777" w:rsidR="003D7A3F" w:rsidRDefault="00471CC0" w:rsidP="003D7A3F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1A1A1A"/>
          <w:sz w:val="32"/>
          <w:szCs w:val="32"/>
        </w:rPr>
        <w:t>3.1.2)</w:t>
      </w:r>
      <w:r>
        <w:rPr>
          <w:rFonts w:ascii="TH SarabunPSK" w:hAnsi="TH SarabunPSK" w:cs="TH SarabunPSK"/>
          <w:b/>
          <w:bCs/>
          <w:color w:val="1A1A1A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สาเหตุอยู่ในที่ที่เรามองไม่เห็น 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GISTDA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วิเคราะห์ว่าป่าต้นน้ำเปลี่ยนเป็นพื้นที่เกษตรและเหมืองแร่ เกิดร่องรอยดินถล่มสีน้ำตาลแดงกว้าง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20–30m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หลายจุด ขณะที่</w:t>
      </w:r>
      <w:ins w:id="909" w:author="Claude" w:date="2026-09-25T00:00:00Z">
        <w:r>
          <w:rPr>
            <w:rFonts w:ascii="TH SarabunPSK" w:hAnsi="TH SarabunPSK" w:cs="TH SarabunPSK"/>
            <w:color w:val="1A1A1A"/>
            <w:sz w:val="32"/>
            <w:szCs w:val="32"/>
            <w:cs/>
          </w:rPr>
          <w:t xml:space="preserve">นักวิชาการระบุว่า</w:t>
        </w:r>
      </w:ins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ลำน้ำสายปลายน้ำแคบลงจาก </w:t>
      </w:r>
      <w:ins w:id="910" w:author="Claude" w:date="2026-09-25T00:00:00Z">
        <w:r>
          <w:rPr>
            <w:rFonts w:ascii="TH SarabunPSK" w:hAnsi="TH SarabunPSK" w:cs="TH SarabunPSK"/>
            <w:color w:val="1A1A1A"/>
            <w:sz w:val="32"/>
            <w:szCs w:val="32"/>
            <w:cs/>
          </w:rPr>
          <w:t xml:space="preserve">ราว </w:t>
        </w:r>
      </w:ins>
      <w:r>
        <w:rPr>
          <w:rFonts w:ascii="TH SarabunPSK" w:hAnsi="TH SarabunPSK" w:cs="TH SarabunPSK"/>
          <w:color w:val="1A1A1A"/>
          <w:sz w:val="32"/>
          <w:szCs w:val="32"/>
        </w:rPr>
        <w:t xml:space="preserve">150m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เหลือเพียง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20–30m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จากตะกอนและสิ่งปลูกสร้าง ซึ่งเป็นสาเหตุรากของปัญหาที่ระบบตรวจวัดภาคพื้นมองไม่เห็น</w:t>
      </w:r>
    </w:p>
    <w:p w14:paraId="2CB24A2E" w14:textId="77777777" w:rsidR="00511E70" w:rsidRDefault="00471CC0" w:rsidP="00511E70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3.1.3) </w:t>
      </w:r>
      <w:r>
        <w:rPr>
          <w:rFonts w:ascii="TH SarabunPSK" w:hAnsi="TH SarabunPSK" w:cs="TH SarabunPSK"/>
          <w:sz w:val="32"/>
          <w:szCs w:val="32"/>
          <w:cs/>
        </w:rPr>
        <w:t xml:space="preserve">เหตุใดจึงต้องใช้ข้อมูลอวกาศ  พื้นที่รับน้ำต้นแม่น้ำสายอยู่ในประเทศเมียนมา ประเทศไทยจึงไม่สามารถตั้งสถานีตรวจวัดภาคพื้นดินได้ ข้อมูลดาวเทียมจึงเป็นเซนเซอร์เดียวในโลกที่มองข้ามพรมแดนได้ ไม่ใช่แค่ทางเลือกที่ดีกว่า แต่เป็นทางเลือกเดียวที่มีอยู่</w:t>
      </w:r>
    </w:p>
    <w:p w14:paraId="756C2A93" w14:textId="1311CB55" w:rsidR="00471CC0" w:rsidRDefault="00471CC0" w:rsidP="00511E70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3.1.4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ผู้ได้รับผลกระทบ  (</w:t>
      </w: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  <w:cs/>
        </w:rPr>
        <w:t xml:space="preserve">ประชาชนใน 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</w:rPr>
        <w:t xml:space="preserve"> ชุมชนที่ ปภ. ประกาศเฝ้าระวัง ได้แก่ ชุมชนสายลมจอย หมู่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9208BD7" w14:textId="77777777" w:rsidR="00471CC0" w:rsidRDefault="00471CC0" w:rsidP="00471CC0">
      <w:pPr>
        <w:spacing w:after="0" w:line="328" w:lineRule="exact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ต.เวียงพางคำ ชุมชนเกาะทราย หมู่ </w:t>
      </w:r>
      <w:r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  <w:cs/>
        </w:rPr>
        <w:t xml:space="preserve"> ต.แม่สาย ชุมชนไม้ลุงขน และชุมชนเหมืองแดง  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  <w:cs/>
        </w:rPr>
        <w:t>ผู้ประกอบการและแรงงาน</w:t>
      </w:r>
    </w:p>
    <w:p w14:paraId="7B8770EE" w14:textId="51AA30D7" w:rsidR="00471CC0" w:rsidRPr="00471CC0" w:rsidRDefault="00471CC0" w:rsidP="00471CC0">
      <w:pPr>
        <w:spacing w:after="0" w:line="328" w:lineRule="exact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ในเขตการค้าชายแดน  (</w:t>
      </w: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  <w:cs/>
        </w:rPr>
        <w:t>หน่วยงานผู้ตัดสินใจซึ่งถูกตำหนิได้ทั้งกรณีเตือนเร็วและเตือนช้า</w:t>
      </w:r>
    </w:p>
    <w:p w14:paraId="7AC92157" w14:textId="77777777" w:rsidR="003D7A3F" w:rsidRDefault="003D7A3F" w:rsidP="003D7A3F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</w:pPr>
      <w:r>
        <w:rPr>
          <w:rFonts w:ascii="TH SarabunPSK" w:hAnsi="TH SarabunPSK" w:cs="TH SarabunPSK"/>
          <w:noProof/>
          <w:color w:val="FFFFFF" w:themeColor="background1"/>
          <w:sz w:val="32"/>
          <w:szCs w:val="32"/>
          <w:u w:val="dotte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72ED7A" wp14:editId="276B417E">
                <wp:simplePos x="0" y="0"/>
                <wp:positionH relativeFrom="column">
                  <wp:posOffset>4713605</wp:posOffset>
                </wp:positionH>
                <wp:positionV relativeFrom="paragraph">
                  <wp:posOffset>1002665</wp:posOffset>
                </wp:positionV>
                <wp:extent cx="113071" cy="179438"/>
                <wp:effectExtent l="0" t="0" r="20320" b="30480"/>
                <wp:wrapNone/>
                <wp:docPr id="1831213211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EACE4" id="ตัวเชื่อมต่อตรง 10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15pt,78.95pt" to="380.05pt,93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CaOSK3fAAAACwEAAA8AAABkcnMvZG93bnJldi54bWxMj0FOwzAQ RfdI3MEaJHbUqSlJCXGqCorYlAWBA7ixiaPG48h2m/T2DCtYzvynP2+qzewGdjYh9h4lLBcZMIOt 1z12Er4+X+/WwGJSqNXg0Ui4mAib+vqqUqX2E36Yc5M6RiUYSyXBpjSWnMfWGqfiwo8GKfv2walE Y+i4DmqicjdwkWU5d6pHumDVaJ6taY/NyUl4E6u9sNvw3sSXyzyl/c7v8Cjl7c28fQKWzJz+YPjV J3WoyengT6gjGyQUK3FPKAUPxSMwIoo8WwI70GadC+B1xf//UP8AAAD//wMAUEsBAi0AFAAGAAgA AAAhALaDOJL+AAAA4QEAABMAAAAAAAAAAAAAAAAAAAAAAFtDb250ZW50X1R5cGVzXS54bWxQSwEC LQAUAAYACAAAACEAOP0h/9YAAACUAQAACwAAAAAAAAAAAAAAAAAvAQAAX3JlbHMvLnJlbHNQSwEC LQAUAAYACAAAACEANxNdsK0BAACnAwAADgAAAAAAAAAAAAAAAAAuAgAAZHJzL2Uyb0RvYy54bWxQ SwECLQAUAAYACAAAACEAJo5Ird8AAAALAQAADwAAAAAAAAAAAAAAAAAHBAAAZHJzL2Rvd25yZXYu eG1sUEsFBgAAAAAEAAQA8wAAABMFAAAAAA=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 xml:space="preserve">3.1.5) </w:t>
      </w:r>
      <w:r>
        <w:rPr>
          <w:rFonts w:ascii="TH SarabunPSK" w:hAnsi="TH SarabunPSK" w:cs="TH SarabunPSK"/>
          <w:sz w:val="32"/>
          <w:szCs w:val="32"/>
          <w:cs/>
        </w:rPr>
        <w:t xml:space="preserve">ช่องว่างที่ผลงานนี้แก้  มติ ครม. </w:t>
      </w:r>
      <w:r>
        <w:rPr>
          <w:rFonts w:ascii="TH SarabunPSK" w:hAnsi="TH SarabunPSK" w:cs="TH SarabunPSK"/>
          <w:sz w:val="32"/>
          <w:szCs w:val="32"/>
        </w:rPr>
        <w:t xml:space="preserve">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 </w:t>
      </w:r>
      <w:r>
        <w:rPr>
          <w:rFonts w:ascii="TH SarabunPSK" w:hAnsi="TH SarabunPSK" w:cs="TH SarabunPSK"/>
          <w:sz w:val="32"/>
          <w:szCs w:val="32"/>
          <w:cs/>
        </w:rPr>
        <w:t xml:space="preserve">ปรับเกณฑ์เยียวยาน้ำท่วมเป็นเหมาจ่าย </w:t>
      </w:r>
      <w:r>
        <w:rPr>
          <w:rFonts w:ascii="TH SarabunPSK" w:hAnsi="TH SarabunPSK" w:cs="TH SarabunPSK"/>
          <w:sz w:val="32"/>
          <w:szCs w:val="32"/>
        </w:rPr>
        <w:t xml:space="preserve">9,000 </w:t>
      </w:r>
      <w:r>
        <w:rPr>
          <w:rFonts w:ascii="TH SarabunPSK" w:hAnsi="TH SarabunPSK" w:cs="TH SarabunPSK"/>
          <w:sz w:val="32"/>
          <w:szCs w:val="32"/>
          <w:cs/>
        </w:rPr>
        <w:t xml:space="preserve">บ./ครัวเรือน และค่าล้างโคลน </w:t>
      </w:r>
      <w:r>
        <w:rPr>
          <w:rFonts w:ascii="TH SarabunPSK" w:hAnsi="TH SarabunPSK" w:cs="TH SarabunPSK"/>
          <w:sz w:val="32"/>
          <w:szCs w:val="32"/>
        </w:rPr>
        <w:t xml:space="preserve">10,000 </w:t>
      </w:r>
      <w:r>
        <w:rPr>
          <w:rFonts w:ascii="TH SarabunPSK" w:hAnsi="TH SarabunPSK" w:cs="TH SarabunPSK"/>
          <w:sz w:val="32"/>
          <w:szCs w:val="32"/>
          <w:cs/>
        </w:rPr>
        <w:t xml:space="preserve">บ./หลัง สะท้อนข้อจำกัดการพิสูจน์ความเสียหายรายบ้าน ทั้งที่ดาวเทียมประเมินได้จากระยะเวลาท่วมขังและโคลนทับถม ภารกิจนี้จึงฝึกการตัดสินใจด้วยหลักฐานจริง (ผลสำรวจนักเรียนสิงห์บุรี </w:t>
      </w:r>
      <w:r>
        <w:rPr>
          <w:rFonts w:ascii="TH SarabunPSK" w:hAnsi="TH SarabunPSK" w:cs="TH SarabunPSK"/>
          <w:sz w:val="32"/>
          <w:szCs w:val="32"/>
        </w:rPr>
        <w:t xml:space="preserve">80 </w:t>
      </w:r>
      <w:r>
        <w:rPr>
          <w:rFonts w:ascii="TH SarabunPSK" w:hAnsi="TH SarabunPSK" w:cs="TH SarabunPSK"/>
          <w:sz w:val="32"/>
          <w:szCs w:val="32"/>
          <w:cs/>
        </w:rPr>
        <w:t xml:space="preserve">คน พบว่า </w:t>
      </w:r>
      <w:r>
        <w:rPr>
          <w:rFonts w:ascii="TH SarabunPSK" w:hAnsi="TH SarabunPSK" w:cs="TH SarabunPSK"/>
          <w:sz w:val="32"/>
          <w:szCs w:val="32"/>
        </w:rPr>
        <w:t xml:space="preserve">20% </w:t>
      </w:r>
      <w:r>
        <w:rPr>
          <w:rFonts w:ascii="TH SarabunPSK" w:hAnsi="TH SarabunPSK" w:cs="TH SarabunPSK"/>
          <w:sz w:val="32"/>
          <w:szCs w:val="32"/>
          <w:cs/>
        </w:rPr>
        <w:t xml:space="preserve">ไม่ทราบว่าต้นน้ำอยู่นอกประเทศ และ </w:t>
      </w:r>
      <w:r>
        <w:rPr>
          <w:rFonts w:ascii="TH SarabunPSK" w:hAnsi="TH SarabunPSK" w:cs="TH SarabunPSK"/>
          <w:sz w:val="32"/>
          <w:szCs w:val="32"/>
        </w:rPr>
        <w:t xml:space="preserve">15% </w:t>
      </w:r>
      <w:r>
        <w:rPr>
          <w:rFonts w:ascii="TH SarabunPSK" w:hAnsi="TH SarabunPSK" w:cs="TH SarabunPSK"/>
          <w:sz w:val="32"/>
          <w:szCs w:val="32"/>
          <w:cs/>
        </w:rPr>
        <w:t>ไม่ทราบเกณฑ์เยียวยาตามวันท่วมขัง)</w:t>
      </w:r>
      <w:r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  <w:t>.</w:t>
        <w:tab/>
      </w:r>
    </w:p>
    <w:p w14:paraId="51650448" w14:textId="3578EA81" w:rsidR="0037468D" w:rsidRPr="0037468D" w:rsidRDefault="0037468D" w:rsidP="003D7A3F">
      <w:pPr>
        <w:spacing w:after="0" w:line="328" w:lineRule="exact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 พื้นที่ศึกษา / กรณีศึกษาเบื้องต้น</w:t>
      </w:r>
    </w:p>
    <w:p w14:paraId="2B6218F9" w14:textId="7D81C033" w:rsidR="0037468D" w:rsidRPr="0037468D" w:rsidRDefault="003D7A3F" w:rsidP="003D7A3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3.2.1) พื้นที่ศึกษา</w:t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จังหวัด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อำเภอ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ตำบล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พื้นที่เฉพาะ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Segoe UI Symbol" w:hAnsi="Segoe UI Symbol" w:cs="Segoe UI Symbol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ยังไม่ระบุ</w:t>
      </w:r>
    </w:p>
    <w:p w14:paraId="66A32CD6" w14:textId="77777777" w:rsidR="00E847DA" w:rsidRDefault="00766516" w:rsidP="003D7A3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3.2.2) ชื่อพื้นที่</w:t>
      </w:r>
      <w:r>
        <w:rPr>
          <w:rFonts w:ascii="TH SarabunPSK" w:hAnsi="TH SarabunPSK" w:cs="TH SarabunPSK"/>
          <w:sz w:val="32"/>
          <w:szCs w:val="32"/>
        </w:rPr>
        <w:t xml:space="preserve"> 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4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ชุมชนเฝ้าระวังริมแม่น้ำสาย อ.แม่สาย จ.เชียงราย (สายลมจอย ม.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1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ต.เวียงพางคำ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, </w:t>
      </w:r>
    </w:p>
    <w:p w14:paraId="0EA645C8" w14:textId="59BE60C9" w:rsidR="0037468D" w:rsidRPr="0037468D" w:rsidRDefault="00E847DA" w:rsidP="00E847DA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>เกาะทราย ม.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7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ต.แม่สาย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,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ไม้ลุงขน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,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เหมืองแดง) ร่วมกับพื้นที่รับน้ำต้นแม่น้ำสายฝั่งประเทศเมียนมา ซึ่งเป็นพื้นที่ที่ต้องเฝ้าดูแต่เข้าถึงภาคพื้นไม่ได้</w:t>
      </w:r>
    </w:p>
    <w:p w14:paraId="108B97EB" w14:textId="77777777" w:rsidR="003D7A3F" w:rsidRDefault="00766516" w:rsidP="003D7A3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3.2.3) เหตุผลที่เลือกพื้นที่</w:t>
      </w:r>
      <w:r>
        <w:rPr>
          <w:rFonts w:ascii="TH SarabunPSK" w:hAnsi="TH SarabunPSK" w:cs="TH SarabunPSK"/>
          <w:sz w:val="32"/>
          <w:szCs w:val="32"/>
        </w:rPr>
        <w:t xml:space="preserve"> :</w:t>
      </w:r>
      <w: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(1) </w:t>
      </w:r>
      <w:r>
        <w:rPr>
          <w:rFonts w:ascii="TH SarabunPSK" w:hAnsi="TH SarabunPSK" w:cs="TH SarabunPSK"/>
          <w:sz w:val="32"/>
          <w:szCs w:val="32"/>
          <w:cs/>
        </w:rPr>
        <w:t>เป็นกรณีศึกษาข้ามพรมแดนที่ตอบคำถาม "ทำไมต้องใช้ดาวเทียม" ชัดที่สุด 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  <w:cs/>
        </w:rPr>
        <w:t xml:space="preserve">มีข้อมูลอ้างอิงจริงจาก </w:t>
      </w:r>
      <w:r>
        <w:rPr>
          <w:rFonts w:ascii="TH SarabunPSK" w:hAnsi="TH SarabunPSK" w:cs="TH SarabunPSK"/>
          <w:sz w:val="32"/>
          <w:szCs w:val="32"/>
        </w:rPr>
        <w:t xml:space="preserve">RADARSAT-2 (10, 12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THEOS-2 (17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67) (3) </w:t>
      </w:r>
      <w:r>
        <w:rPr>
          <w:rFonts w:ascii="TH SarabunPSK" w:hAnsi="TH SarabunPSK" w:cs="TH SarabunPSK"/>
          <w:sz w:val="32"/>
          <w:szCs w:val="32"/>
          <w:cs/>
        </w:rPr>
        <w:t>สถานการณ์เกิดซ้ำต่อเนื่อง (</w:t>
      </w:r>
      <w:r>
        <w:rPr>
          <w:rFonts w:ascii="TH SarabunPSK" w:hAnsi="TH SarabunPSK" w:cs="TH SarabunPSK"/>
          <w:sz w:val="32"/>
          <w:szCs w:val="32"/>
        </w:rPr>
        <w:t xml:space="preserve">4) </w:t>
      </w:r>
      <w:r>
        <w:rPr>
          <w:rFonts w:ascii="TH SarabunPSK" w:hAnsi="TH SarabunPSK" w:cs="TH SarabunPSK"/>
          <w:sz w:val="32"/>
          <w:szCs w:val="32"/>
          <w:cs/>
        </w:rPr>
        <w:t>ทีมใช้ข้อมูลสาธารณะและทดสอบสื่อในโรงเรียน โดยจะประสานหน่วยงานพื้นที่ในรอบชิงชนะเลิศ</w:t>
        <w:tab/>
      </w:r>
      <w:r>
        <w:rPr>
          <w:rFonts w:ascii="TH SarabunPSK" w:hAnsi="TH SarabunPSK" w:cs="TH SarabunPSK"/>
          <w:color w:val="FFFFFF" w:themeColor="background1"/>
          <w:sz w:val="32"/>
          <w:szCs w:val="32"/>
          <w:u w:val="dotted"/>
          <w:cs/>
        </w:rPr>
        <w:tab/>
      </w:r>
    </w:p>
    <w:p w14:paraId="2752AF7D" w14:textId="4DB73BBE" w:rsidR="002C1F83" w:rsidRDefault="004C339C" w:rsidP="006A2C12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color w:val="FFFFFF" w:themeColor="background1"/>
          <w:sz w:val="32"/>
          <w:szCs w:val="32"/>
          <w:u w:val="dotte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1725F5" wp14:editId="4EED1CA6">
                <wp:simplePos x="0" y="0"/>
                <wp:positionH relativeFrom="column">
                  <wp:posOffset>4185285</wp:posOffset>
                </wp:positionH>
                <wp:positionV relativeFrom="paragraph">
                  <wp:posOffset>-12065</wp:posOffset>
                </wp:positionV>
                <wp:extent cx="113071" cy="179438"/>
                <wp:effectExtent l="0" t="0" r="20320" b="30480"/>
                <wp:wrapNone/>
                <wp:docPr id="45900886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D240A" id="ตัวเชื่อมต่อตรง 10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55pt,-.95pt" to="338.45pt,13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L8HllPeAAAACQEAAA8AAABkcnMvZG93bnJldi54bWxMj0FOwzAQ RfdI3MEaJHatk6gYGuJUFRSxaRcEDuDGQxw1Hke226S3x6xgN6N5+vN+tZntwC7oQ+9IQr7MgCG1 TvfUSfj6fFs8AQtRkVaDI5RwxQCb+vamUqV2E33gpYkdSyEUSiXBxDiWnIfWoFVh6UakdPt23qqY Vt9x7dWUwu3AiywT3Kqe0gejRnwx2J6as5XwXqz2hdn6QxNer/MU9zu3o5OU93fz9hlYxDn+wfCr n9ShTk5HdyYd2CBBPKzzhEpY5GtgCRCPIg1HCYVYAa8r/r9B/QMAAP//AwBQSwECLQAUAAYACAAA ACEAtoM4kv4AAADhAQAAEwAAAAAAAAAAAAAAAAAAAAAAW0NvbnRlbnRfVHlwZXNdLnhtbFBLAQIt ABQABgAIAAAAIQA4/SH/1gAAAJQBAAALAAAAAAAAAAAAAAAAAC8BAABfcmVscy8ucmVsc1BLAQIt ABQABgAIAAAAIQA3E12wrQEAAKcDAAAOAAAAAAAAAAAAAAAAAC4CAABkcnMvZTJvRG9jLnhtbFBL AQItABQABgAIAAAAIQC/B5ZT3gAAAAkBAAAPAAAAAAAAAAAAAAAAAAcEAABkcnMvZG93bnJldi54 bWxQSwUGAAAAAAQABADzAAAAEgUAAAAA " strokecolor="black [3200]" strokeweight="1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0F8F4A" wp14:editId="35ABE6A5">
                <wp:simplePos x="0" y="0"/>
                <wp:positionH relativeFrom="column">
                  <wp:posOffset>2347595</wp:posOffset>
                </wp:positionH>
                <wp:positionV relativeFrom="paragraph">
                  <wp:posOffset>8255</wp:posOffset>
                </wp:positionV>
                <wp:extent cx="113071" cy="179438"/>
                <wp:effectExtent l="0" t="0" r="20320" b="30480"/>
                <wp:wrapNone/>
                <wp:docPr id="1584765300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A4E0B" id="ตัวเชื่อมต่อตรง 10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85pt,.65pt" to="193.75pt,14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MN+TavdAAAACAEAAA8AAABkcnMvZG93bnJldi54bWxMj0FOwzAQ RfdI3MEaJHbUIYG0DXGqCorYlAWBA7jxEEeNx1HsNuntGVawHL2v/9+Um9n14oxj6DwpuF8kIJAa bzpqFXx9vt6tQISoyejeEyq4YIBNdX1V6sL4iT7wXMdWcAmFQiuwMQ6FlKGx6HRY+AGJ2bcfnY58 jq00o5643PUyTZJcOt0RL1g94LPF5lifnIK39GGf2u34XoeXyzzF/c7v6KjU7c28fQIRcY5/YfjV Z3Wo2OngT2SC6BVk+XrJUQYZCObZavkI4qAgXecgq1L+f6D6AQAA//8DAFBLAQItABQABgAIAAAA IQC2gziS/gAAAOEBAAATAAAAAAAAAAAAAAAAAAAAAABbQ29udGVudF9UeXBlc10ueG1sUEsBAi0A FAAGAAgAAAAhADj9If/WAAAAlAEAAAsAAAAAAAAAAAAAAAAALwEAAF9yZWxzLy5yZWxzUEsBAi0A FAAGAAgAAAAhADcTXbCtAQAApwMAAA4AAAAAAAAAAAAAAAAALgIAAGRycy9lMm9Eb2MueG1sUEsB Ai0AFAAGAAgAAAAhAMN+TavdAAAACAEAAA8AAAAAAAAAAAAAAAAABwQAAGRycy9kb3ducmV2Lnht bFBLBQYAAAAABAAEAPMAAAARBQAAAAA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 xml:space="preserve">3.2.4) กลุ่มเป้าหมายที่เกี่ยวข้อง</w:t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Segoe UI Symbol" w:hAnsi="Segoe UI Symbol" w:cs="Segoe UI Symbol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นักเรียน/นักศึกษา/คุณครู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ผู้เข้าชมแหล่งเรียนรู้  </w:t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noProof/>
          <w:color w:val="FFFFFF" w:themeColor="background1"/>
          <w:sz w:val="32"/>
          <w:szCs w:val="32"/>
          <w:u w:val="dotte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09CB24" wp14:editId="2FADD8DA">
                <wp:simplePos x="0" y="0"/>
                <wp:positionH relativeFrom="column">
                  <wp:posOffset>2356485</wp:posOffset>
                </wp:positionH>
                <wp:positionV relativeFrom="paragraph">
                  <wp:posOffset>257810</wp:posOffset>
                </wp:positionV>
                <wp:extent cx="113071" cy="179438"/>
                <wp:effectExtent l="0" t="0" r="20320" b="30480"/>
                <wp:wrapNone/>
                <wp:docPr id="1106094971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896F5" id="ตัวเชื่อมต่อตรง 10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55pt,20.3pt" to="194.45pt,3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L2q1CHfAAAACQEAAA8AAABkcnMvZG93bnJldi54bWxMj0FOwzAQ RfdI3MEaJHbUSVqFNM2kqqCITbsgcAA3NnHUeBzZbpPeHrOC1Wg0T3/er7azGdhVOd9bQkgXCTBF rZU9dQhfn29PBTAfBEkxWFIIN+VhW9/fVaKUdqIPdW1Cx2II+VIg6BDGknPfamWEX9hRUbx9W2dE iKvruHRiiuFm4FmS5NyInuIHLUb1olV7bi4G4T1bHTK9c8fGv97mKRz2dk9nxMeHebcBFtQc/mD4 1Y/qUEenk72Q9GxAWD6naUQRVkkOLALLolgDOyHkcfK64v8b1D8AAAD//wMAUEsBAi0AFAAGAAgA AAAhALaDOJL+AAAA4QEAABMAAAAAAAAAAAAAAAAAAAAAAFtDb250ZW50X1R5cGVzXS54bWxQSwEC LQAUAAYACAAAACEAOP0h/9YAAACUAQAACwAAAAAAAAAAAAAAAAAvAQAAX3JlbHMvLnJlbHNQSwEC LQAUAAYACAAAACEANxNdsK0BAACnAwAADgAAAAAAAAAAAAAAAAAuAgAAZHJzL2Uyb0RvYy54bWxQ SwECLQAUAAYACAAAACEAvarUId8AAAAJAQAADwAAAAAAAAAAAAAAAAAHBAAAZHJzL2Rvd25yZXYu eG1sUEsFBgAAAAAEAAQA8wAAABMFAAAAAA=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</w:p>
    <w:p w14:paraId="63BF7BC0" w14:textId="11AE662B" w:rsidR="0037468D" w:rsidRPr="0037468D" w:rsidRDefault="002C1F83" w:rsidP="0037468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ชุมชน</w:t>
      </w:r>
      <w:r>
        <w:rPr>
          <w:rFonts w:ascii="TH SarabunPSK" w:hAnsi="TH SarabunPSK" w:cs="TH SarabunPSK"/>
          <w:sz w:val="32"/>
          <w:szCs w:val="32"/>
        </w:rPr>
        <w:tab/>
        <w:tab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3A72775" w14:textId="77777777" w:rsidR="00AD026D" w:rsidRDefault="00766516" w:rsidP="00AD02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3.2.5)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Sandbox Test Plan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80"/>
        <w:gridCol w:w="3031"/>
        <w:gridCol w:w="920"/>
        <w:gridCol w:w="993"/>
        <w:gridCol w:w="5097"/>
      </w:tblGrid>
      <w:tr w:rsidR="00E847DA" w14:paraId="675DC70F" w14:textId="77777777" w:rsidTr="003D7A3F">
        <w:trPr>
          <w:trHeight w:val="316"/>
        </w:trPr>
        <w:tc>
          <w:tcPr>
            <w:tcW w:w="580" w:type="dxa"/>
          </w:tcPr>
          <w:p w14:paraId="73E17757" w14:textId="0C9AC174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</w:t>
            </w:r>
          </w:p>
        </w:tc>
        <w:tc>
          <w:tcPr>
            <w:tcW w:w="3031" w:type="dxa"/>
          </w:tcPr>
          <w:p w14:paraId="2BAC4D20" w14:textId="7DA7AF91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กลุ่มทดลอง</w:t>
            </w:r>
          </w:p>
        </w:tc>
        <w:tc>
          <w:tcPr>
            <w:tcW w:w="920" w:type="dxa"/>
          </w:tcPr>
          <w:p w14:paraId="0C179CAB" w14:textId="5E76B913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993" w:type="dxa"/>
          </w:tcPr>
          <w:p w14:paraId="00E21003" w14:textId="0A400B88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</w:t>
            </w:r>
          </w:p>
        </w:tc>
        <w:tc>
          <w:tcPr>
            <w:tcW w:w="5097" w:type="dxa"/>
          </w:tcPr>
          <w:p w14:paraId="7B8CE5EE" w14:textId="075D66B2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ตัวชี้วัดที่เก็บ</w:t>
            </w:r>
          </w:p>
        </w:tc>
      </w:tr>
      <w:tr w:rsidR="00E847DA" w14:paraId="740930B4" w14:textId="77777777" w:rsidTr="003D7A3F">
        <w:trPr>
          <w:trHeight w:val="565"/>
        </w:trPr>
        <w:tc>
          <w:tcPr>
            <w:tcW w:w="580" w:type="dxa"/>
          </w:tcPr>
          <w:p w14:paraId="13AA6989" w14:textId="25396F0A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</w:t>
            </w:r>
          </w:p>
        </w:tc>
        <w:tc>
          <w:tcPr>
            <w:tcW w:w="3031" w:type="dxa"/>
          </w:tcPr>
          <w:p w14:paraId="0B9F7381" w14:textId="2DB2DAC1" w:rsidR="00E847DA" w:rsidRDefault="003D7A3F" w:rsidP="003D7A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เพื่อนร่วมชั้นที่ไม่เคยเรียน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</w:t>
            </w:r>
          </w:p>
        </w:tc>
        <w:tc>
          <w:tcPr>
            <w:tcW w:w="920" w:type="dxa"/>
          </w:tcPr>
          <w:p w14:paraId="7F1EE151" w14:textId="13085CCF" w:rsidR="00E847DA" w:rsidRDefault="003D7A3F" w:rsidP="003D7A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</w:p>
        </w:tc>
        <w:tc>
          <w:tcPr>
            <w:tcW w:w="993" w:type="dxa"/>
          </w:tcPr>
          <w:p w14:paraId="5EB6EF3D" w14:textId="778132E7" w:rsidR="00E847DA" w:rsidRDefault="00E847DA" w:rsidP="003D7A3F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</w:p>
        </w:tc>
        <w:tc>
          <w:tcPr>
            <w:tcW w:w="5097" w:type="dxa"/>
          </w:tcPr>
          <w:p w14:paraId="7CABC626" w14:textId="77777777" w:rsidR="00B5611A" w:rsidRPr="00B5611A" w:rsidRDefault="00B5611A" w:rsidP="00B5611A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ระบบบันทึกเอง : เวลาสอนกติกา และ</w:t>
            </w:r>
          </w:p>
          <w:p w14:paraId="2B04D918" w14:textId="64DD9777" w:rsidR="00E847DA" w:rsidRPr="00B5611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ชุมชนที่เลือกอพยพเทียบกับผลของ SFVI</w:t>
            </w:r>
          </w:p>
        </w:tc>
      </w:tr>
      <w:tr w:rsidR="00E847DA" w14:paraId="0F121D79" w14:textId="77777777" w:rsidTr="003D7A3F">
        <w:trPr>
          <w:trHeight w:val="745"/>
        </w:trPr>
        <w:tc>
          <w:tcPr>
            <w:tcW w:w="580" w:type="dxa"/>
          </w:tcPr>
          <w:p w14:paraId="1F9E5211" w14:textId="2765AB33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031" w:type="dxa"/>
          </w:tcPr>
          <w:p w14:paraId="17BF2694" w14:textId="1578F1FB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นักเรียน ม.ปลายที่ไม่เคยเรียน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</w:t>
            </w:r>
          </w:p>
        </w:tc>
        <w:tc>
          <w:tcPr>
            <w:tcW w:w="920" w:type="dxa"/>
          </w:tcPr>
          <w:p w14:paraId="1B37AB6C" w14:textId="1D40D84B" w:rsidR="00E847DA" w:rsidRDefault="00E847DA" w:rsidP="003D7A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</w:tc>
        <w:tc>
          <w:tcPr>
            <w:tcW w:w="993" w:type="dxa"/>
          </w:tcPr>
          <w:p w14:paraId="41B815CB" w14:textId="22F92300" w:rsidR="00E847DA" w:rsidRDefault="00E847DA" w:rsidP="003D7A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 นาที</w:t>
            </w:r>
          </w:p>
        </w:tc>
        <w:tc>
          <w:tcPr>
            <w:tcW w:w="5097" w:type="dxa"/>
          </w:tcPr>
          <w:p w14:paraId="39C40BF6" w14:textId="77777777" w:rsidR="00B5611A" w:rsidRPr="00B5611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Pre/Post test 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ข้อ + ระบบบันทึกเอง :</w:t>
            </w:r>
          </w:p>
          <w:p w14:paraId="4E28D221" w14:textId="310BB0BD" w:rsidR="00E847D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จำนวนชั้นข้อมูลที่เปิดก่อนตัดสินใจ</w:t>
            </w:r>
          </w:p>
        </w:tc>
      </w:tr>
      <w:tr w:rsidR="00E847DA" w14:paraId="27BC052B" w14:textId="77777777" w:rsidTr="003D7A3F">
        <w:tc>
          <w:tcPr>
            <w:tcW w:w="580" w:type="dxa"/>
          </w:tcPr>
          <w:p w14:paraId="45016A7F" w14:textId="026591D5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031" w:type="dxa"/>
          </w:tcPr>
          <w:p w14:paraId="625F652C" w14:textId="1852AF0C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ผู้เข้าชมแหล่งเรียนรู้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ทดสอบแบบบูธ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20" w:type="dxa"/>
          </w:tcPr>
          <w:p w14:paraId="00B93D6D" w14:textId="71AE77A3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</w:tc>
        <w:tc>
          <w:tcPr>
            <w:tcW w:w="993" w:type="dxa"/>
          </w:tcPr>
          <w:p w14:paraId="5D763C69" w14:textId="55BE3997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 นาทีต่อคน</w:t>
            </w:r>
          </w:p>
        </w:tc>
        <w:tc>
          <w:tcPr>
            <w:tcW w:w="5097" w:type="dxa"/>
          </w:tcPr>
          <w:p w14:paraId="18C71C39" w14:textId="77777777" w:rsidR="00B5611A" w:rsidRPr="00B5611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เล่นจบภายในเวลาหรือไม่ และจุดที่</w:t>
            </w:r>
          </w:p>
          <w:p w14:paraId="1BF882BB" w14:textId="29926CA8" w:rsidR="00E847D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ผู้เล่นสับสนหรือเลิกกลางคัน</w:t>
            </w:r>
          </w:p>
        </w:tc>
      </w:tr>
    </w:tbl>
    <w:p w14:paraId="34F468A2" w14:textId="5BF276BC" w:rsidR="00511E70" w:rsidRDefault="00511E70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เกณฑ์ผ่านระยะ </w:t>
      </w:r>
      <w:r>
        <w:rPr>
          <w:rFonts w:ascii="TH SarabunPSK" w:hAnsi="TH SarabunPSK" w:cs="TH SarabunPSK"/>
          <w:sz w:val="32"/>
          <w:szCs w:val="32"/>
        </w:rPr>
        <w:t xml:space="preserve">1: </w:t>
      </w:r>
      <w:r>
        <w:rPr>
          <w:rFonts w:ascii="TH SarabunPSK" w:hAnsi="TH SarabunPSK" w:cs="TH SarabunPSK"/>
          <w:sz w:val="32"/>
          <w:szCs w:val="32"/>
          <w:cs/>
        </w:rPr>
        <w:t>สอนกติกา</w:t>
      </w:r>
      <w:r>
        <w:rPr>
          <w:rFonts w:ascii="TH SarabunPSK" w:hAnsi="TH SarabunPSK" w:cs="TH SarabunPSK"/>
          <w:sz w:val="32"/>
          <w:szCs w:val="32"/>
        </w:rPr>
        <w:t xml:space="preserve"> &lt;10 </w:t>
      </w:r>
      <w:r>
        <w:rPr>
          <w:rFonts w:ascii="TH SarabunPSK" w:hAnsi="TH SarabunPSK" w:cs="TH SarabunPSK"/>
          <w:sz w:val="32"/>
          <w:szCs w:val="32"/>
          <w:cs/>
        </w:rPr>
        <w:t>นาที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 xml:space="preserve">คะแนน </w:t>
      </w:r>
      <w:r>
        <w:rPr>
          <w:rFonts w:ascii="TH SarabunPSK" w:hAnsi="TH SarabunPSK" w:cs="TH SarabunPSK"/>
          <w:sz w:val="32"/>
          <w:szCs w:val="32"/>
        </w:rPr>
        <w:t xml:space="preserve">Post-test </w:t>
      </w:r>
      <w:r>
        <w:rPr>
          <w:rFonts w:ascii="TH SarabunPSK" w:hAnsi="TH SarabunPSK" w:cs="TH SarabunPSK"/>
          <w:sz w:val="32"/>
          <w:szCs w:val="32"/>
          <w:cs/>
        </w:rPr>
        <w:t>เพิ่ม ≥</w:t>
      </w:r>
      <w:r>
        <w:rPr>
          <w:rFonts w:ascii="TH SarabunPSK" w:hAnsi="TH SarabunPSK" w:cs="TH SarabunPSK"/>
          <w:sz w:val="32"/>
          <w:szCs w:val="32"/>
        </w:rPr>
        <w:t xml:space="preserve">30%, </w:t>
      </w:r>
      <w:r>
        <w:rPr>
          <w:rFonts w:ascii="TH SarabunPSK" w:hAnsi="TH SarabunPSK" w:cs="TH SarabunPSK"/>
          <w:sz w:val="32"/>
          <w:szCs w:val="32"/>
          <w:cs/>
        </w:rPr>
        <w:t>ผู้เล่น ≥</w:t>
      </w:r>
      <w:r>
        <w:rPr>
          <w:rFonts w:ascii="TH SarabunPSK" w:hAnsi="TH SarabunPSK" w:cs="TH SarabunPSK"/>
          <w:sz w:val="32"/>
          <w:szCs w:val="32"/>
        </w:rPr>
        <w:t xml:space="preserve">70% </w:t>
      </w:r>
      <w:r>
        <w:rPr>
          <w:rFonts w:ascii="TH SarabunPSK" w:hAnsi="TH SarabunPSK" w:cs="TH SarabunPSK"/>
          <w:sz w:val="32"/>
          <w:szCs w:val="32"/>
          <w:cs/>
        </w:rPr>
        <w:t>เปิดข้อมูล ≥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 xml:space="preserve">ชั้นก่อนตัดสินใจ (วัดจากระบบ </w:t>
      </w:r>
      <w:r>
        <w:rPr>
          <w:rFonts w:ascii="TH SarabunPSK" w:hAnsi="TH SarabunPSK" w:cs="TH SarabunPSK"/>
          <w:sz w:val="32"/>
          <w:szCs w:val="32"/>
        </w:rPr>
        <w:t xml:space="preserve">log) | </w:t>
      </w:r>
      <w:r>
        <w:rPr>
          <w:rFonts w:ascii="TH SarabunPSK" w:hAnsi="TH SarabunPSK" w:cs="TH SarabunPSK"/>
          <w:sz w:val="32"/>
          <w:szCs w:val="32"/>
          <w:cs/>
        </w:rPr>
        <w:t xml:space="preserve">ระยะ </w:t>
      </w:r>
      <w:r>
        <w:rPr>
          <w:rFonts w:ascii="TH SarabunPSK" w:hAnsi="TH SarabunPSK" w:cs="TH SarabunPSK"/>
          <w:sz w:val="32"/>
          <w:szCs w:val="32"/>
        </w:rPr>
        <w:t>2 (</w:t>
      </w:r>
      <w:r>
        <w:rPr>
          <w:rFonts w:ascii="TH SarabunPSK" w:hAnsi="TH SarabunPSK" w:cs="TH SarabunPSK"/>
          <w:sz w:val="32"/>
          <w:szCs w:val="32"/>
          <w:cs/>
        </w:rPr>
        <w:t xml:space="preserve">การขยายผลสถิติ): หากผ่านคัดเลือก จะทดสอบกลุ่มตัวอย่าง </w:t>
      </w:r>
      <w:r>
        <w:rPr>
          <w:rFonts w:ascii="TH SarabunPSK" w:hAnsi="TH SarabunPSK" w:cs="TH SarabunPSK"/>
          <w:sz w:val="32"/>
          <w:szCs w:val="32"/>
        </w:rPr>
        <w:t xml:space="preserve">120 </w:t>
      </w:r>
      <w:r>
        <w:rPr>
          <w:rFonts w:ascii="TH SarabunPSK" w:hAnsi="TH SarabunPSK" w:cs="TH SarabunPSK"/>
          <w:sz w:val="32"/>
          <w:szCs w:val="32"/>
          <w:cs/>
        </w:rPr>
        <w:t>คน (ม.</w:t>
      </w:r>
      <w:r>
        <w:rPr>
          <w:rFonts w:ascii="TH SarabunPSK" w:hAnsi="TH SarabunPSK" w:cs="TH SarabunPSK"/>
          <w:sz w:val="32"/>
          <w:szCs w:val="32"/>
        </w:rPr>
        <w:t>4–</w:t>
      </w:r>
      <w:r>
        <w:rPr>
          <w:rFonts w:ascii="TH SarabunPSK" w:hAnsi="TH SarabunPSK" w:cs="TH SarabunPSK"/>
          <w:sz w:val="32"/>
          <w:szCs w:val="32"/>
          <w:cs/>
        </w:rPr>
        <w:t>ม.</w:t>
      </w:r>
      <w:r>
        <w:rPr>
          <w:rFonts w:ascii="TH SarabunPSK" w:hAnsi="TH SarabunPSK" w:cs="TH SarabunPSK"/>
          <w:sz w:val="32"/>
          <w:szCs w:val="32"/>
        </w:rPr>
        <w:t xml:space="preserve">6) </w:t>
      </w:r>
      <w:r>
        <w:rPr>
          <w:rFonts w:ascii="TH SarabunPSK" w:hAnsi="TH SarabunPSK" w:cs="TH SarabunPSK"/>
          <w:sz w:val="32"/>
          <w:szCs w:val="32"/>
          <w:cs/>
        </w:rPr>
        <w:t xml:space="preserve">วิเคราะห์ด้วย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Paired t-test, SUS Score (</w:t>
      </w:r>
      <w:r>
        <w:rPr>
          <w:rFonts w:ascii="TH SarabunPSK" w:hAnsi="TH SarabunPSK" w:cs="TH SarabunPSK"/>
          <w:sz w:val="32"/>
          <w:szCs w:val="32"/>
          <w:cs/>
        </w:rPr>
        <w:t>เป้า ≥</w:t>
      </w:r>
      <w:r>
        <w:rPr>
          <w:rFonts w:ascii="TH SarabunPSK" w:hAnsi="TH SarabunPSK" w:cs="TH SarabunPSK"/>
          <w:sz w:val="32"/>
          <w:szCs w:val="32"/>
        </w:rPr>
        <w:t xml:space="preserve">80)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Cronbach’s alpha</w:t>
      </w:r>
    </w:p>
    <w:p w14:paraId="29B05986" w14:textId="53A67C1E" w:rsidR="00D8117A" w:rsidRDefault="00D8117A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การใช้ข้อมูลและการตัดสินใจ</w:t>
      </w:r>
    </w:p>
    <w:p w14:paraId="0DF60EA8" w14:textId="0CF83906" w:rsidR="00B900D8" w:rsidRDefault="00B900D8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) </w:t>
      </w:r>
      <w:r>
        <w:rPr>
          <w:rFonts w:ascii="TH SarabunPSK" w:eastAsia="Sarabun" w:hAnsi="TH SarabunPSK" w:cs="TH SarabunPSK" w:hint="cs"/>
          <w:b/>
          <w:sz w:val="36"/>
        </w:rPr>
        <w:t xml:space="preserve">ความเชื่อมโยงกับ THEOS-2 และ</w:t>
      </w:r>
      <w:r>
        <w:rPr>
          <w:rFonts w:ascii="TH SarabunPSK" w:eastAsia="Sarabun" w:hAnsi="TH SarabunPSK" w:cs="TH SarabunPSK" w:hint="cs"/>
          <w:bCs/>
          <w:sz w:val="44"/>
          <w:szCs w:val="36"/>
          <w:cs/>
        </w:rPr>
        <w:t>การให้บริการ</w:t>
      </w:r>
      <w:r>
        <w:rPr>
          <w:rFonts w:ascii="TH SarabunPSK" w:eastAsia="Sarabun" w:hAnsi="TH SarabunPSK" w:cs="TH SarabunPSK" w:hint="cs"/>
          <w:b/>
          <w:sz w:val="36"/>
        </w:rPr>
        <w:t xml:space="preserve">ของ GISTDA</w:t>
      </w:r>
    </w:p>
    <w:p w14:paraId="717A157B" w14:textId="1B971AEB" w:rsidR="00B900D8" w:rsidRPr="00B900D8" w:rsidRDefault="00B900D8" w:rsidP="00B900D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บทบาทของ </w:t>
      </w:r>
      <w:r>
        <w:rPr>
          <w:rFonts w:ascii="TH SarabunPSK" w:hAnsi="TH SarabunPSK" w:cs="TH SarabunPSK"/>
          <w:b/>
          <w:bCs/>
          <w:sz w:val="32"/>
          <w:szCs w:val="32"/>
        </w:rPr>
        <w:t>THEOS-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2 ในแนวคิดของทีม</w:t>
      </w:r>
    </w:p>
    <w:p w14:paraId="349FCD8B" w14:textId="0BF381C3" w:rsidR="00B5611A" w:rsidRDefault="00511E70" w:rsidP="00A040B5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ทีมใช้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>ตามขีดความสามารถจริง (</w:t>
      </w:r>
      <w:r>
        <w:rPr>
          <w:rFonts w:ascii="TH SarabunPSK" w:hAnsi="TH SarabunPSK" w:cs="TH SarabunPSK"/>
          <w:sz w:val="32"/>
          <w:szCs w:val="32"/>
        </w:rPr>
        <w:t xml:space="preserve">0.5m Pan / 2m MS, Level 3 Ortho Product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sz w:val="32"/>
          <w:szCs w:val="32"/>
        </w:rPr>
        <w:t xml:space="preserve">AWAGAD)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และยอมรับข้อจำกัดดาวเทียมเชิงแสงที่ถ่ายทะลุเมฆไม่ได้ จึงไม่ใช้ติดตามมวลน้ำช่วงฝนตก ซึ่งตรงตามแนวปฏิบัติจริงของ </w:t>
      </w:r>
      <w:r>
        <w:rPr>
          <w:rFonts w:ascii="TH SarabunPSK" w:hAnsi="TH SarabunPSK" w:cs="TH SarabunPSK"/>
          <w:sz w:val="32"/>
          <w:szCs w:val="32"/>
        </w:rPr>
        <w:t xml:space="preserve">GISTDA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ที่ใช้ภาพเรดาร์ </w:t>
      </w:r>
      <w:r>
        <w:rPr>
          <w:rFonts w:ascii="TH SarabunPSK" w:hAnsi="TH SarabunPSK" w:cs="TH SarabunPSK"/>
          <w:sz w:val="32"/>
          <w:szCs w:val="32"/>
        </w:rPr>
        <w:t xml:space="preserve">RADARSAT-2 </w:t>
      </w:r>
      <w:r>
        <w:rPr>
          <w:rFonts w:ascii="TH SarabunPSK" w:hAnsi="TH SarabunPSK" w:cs="TH SarabunPSK"/>
          <w:sz w:val="32"/>
          <w:szCs w:val="32"/>
          <w:cs/>
        </w:rPr>
        <w:t>ระหว่างเกิดเหตุ (</w:t>
      </w:r>
      <w:r>
        <w:rPr>
          <w:rFonts w:ascii="TH SarabunPSK" w:hAnsi="TH SarabunPSK" w:cs="TH SarabunPSK"/>
          <w:sz w:val="32"/>
          <w:szCs w:val="32"/>
        </w:rPr>
        <w:t xml:space="preserve">10, 12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และใช้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>ถ่ายพื้นที่แม่สายหลังน้ำลด (</w:t>
      </w:r>
      <w:r>
        <w:rPr>
          <w:rFonts w:ascii="TH SarabunPSK" w:hAnsi="TH SarabunPSK" w:cs="TH SarabunPSK"/>
          <w:sz w:val="32"/>
          <w:szCs w:val="32"/>
        </w:rPr>
        <w:t xml:space="preserve">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>67)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6"/>
      </w:tblGrid>
      <w:tr w:rsidR="00A040B5" w14:paraId="1E95A5A4" w14:textId="77777777" w:rsidTr="00A040B5">
        <w:tc>
          <w:tcPr>
            <w:tcW w:w="2655" w:type="dxa"/>
          </w:tcPr>
          <w:p w14:paraId="5FA13551" w14:textId="4DE586EE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ระยะและกรอบเวลา</w:t>
            </w:r>
          </w:p>
        </w:tc>
        <w:tc>
          <w:tcPr>
            <w:tcW w:w="2655" w:type="dxa"/>
          </w:tcPr>
          <w:p w14:paraId="468756EB" w14:textId="4AA22703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คำถามที่ต้องตอบให้ได้</w:t>
            </w:r>
          </w:p>
        </w:tc>
        <w:tc>
          <w:tcPr>
            <w:tcW w:w="2655" w:type="dxa"/>
          </w:tcPr>
          <w:p w14:paraId="511E3DD3" w14:textId="2652CE8B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ข้อมูลและวิธีวิเคราะห์</w:t>
            </w:r>
          </w:p>
        </w:tc>
        <w:tc>
          <w:tcPr>
            <w:tcW w:w="2656" w:type="dxa"/>
          </w:tcPr>
          <w:p w14:paraId="1036BA4C" w14:textId="43E92089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เหตุใดจึงต้องงเป็นเซนเซอร์ชนิดนี้</w:t>
            </w:r>
          </w:p>
        </w:tc>
      </w:tr>
      <w:tr w:rsidR="00A040B5" w14:paraId="04F00A92" w14:textId="77777777" w:rsidTr="00A040B5">
        <w:tc>
          <w:tcPr>
            <w:tcW w:w="2655" w:type="dxa"/>
          </w:tcPr>
          <w:p w14:paraId="6E00489C" w14:textId="4DBEF39A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ระยะที่ 1 ก่อนเกิดภัย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T-48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T-0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(48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ชม. ก่อนมวลน้ำถึงตัวเมือง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655" w:type="dxa"/>
          </w:tcPr>
          <w:p w14:paraId="74770CCC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พื้นที่รับน้ำต้นน้ำมีร่องรอยดินถล่มใหมกี่จุด กว้างเท่าใด</w:t>
            </w:r>
          </w:p>
          <w:p w14:paraId="0CB1A65C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ลำน้ำสายเหลือความกว้างเท่าใดจากเดิม 150 ม.</w:t>
            </w:r>
          </w:p>
          <w:p w14:paraId="539FDE1E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ช่วงตลิ่งใดไม่มีกำแพงกันดิน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จุดฟันหลอ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ที่ต้องวาง</w:t>
            </w:r>
          </w:p>
          <w:p w14:paraId="1BEE862E" w14:textId="2684E708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บิ๊กแบ๊ก</w:t>
            </w:r>
          </w:p>
        </w:tc>
        <w:tc>
          <w:tcPr>
            <w:tcW w:w="2655" w:type="dxa"/>
          </w:tcPr>
          <w:p w14:paraId="7725AE1B" w14:textId="3A8701D6" w:rsidR="00A040B5" w:rsidRP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THEOS-2 Level 3 : Ortho Product Pan 0.5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ม.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MS 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—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เทียบภาพสองช่วงเวลา หาพื้นที่ที่เปลี่ยนจากสีเขียวเป็นน้ำตาลแดง</w:t>
            </w:r>
          </w:p>
          <w:p w14:paraId="289E4FC7" w14:textId="77A23498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—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ซ้อนกับความสูงและความลาดชั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Sphere  Elevation API</w:t>
            </w:r>
          </w:p>
        </w:tc>
        <w:tc>
          <w:tcPr>
            <w:tcW w:w="2656" w:type="dxa"/>
          </w:tcPr>
          <w:p w14:paraId="6DD5969E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ต้นน้ำอยู่ในเมียนมา ตั้งสถานี</w:t>
            </w:r>
          </w:p>
          <w:p w14:paraId="1630A06C" w14:textId="11304ED3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ตรวจวัดภาคพื้นไม่ได้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UAV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ของไทยบินข้ามพรมแดนไม่ได้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ร่องรอยกว้าง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20–30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ที่จุดภาพ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10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เหลือพิกเซลบริสุทธิ์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0%</w:t>
            </w:r>
          </w:p>
          <w:p w14:paraId="5C67608E" w14:textId="628713B8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จึงวัดความกว้างไม่ได้</w:t>
            </w:r>
          </w:p>
        </w:tc>
      </w:tr>
      <w:tr w:rsidR="00A040B5" w14:paraId="566B3580" w14:textId="77777777" w:rsidTr="00A040B5">
        <w:tc>
          <w:tcPr>
            <w:tcW w:w="2655" w:type="dxa"/>
          </w:tcPr>
          <w:p w14:paraId="07D2347F" w14:textId="171D1A8C" w:rsidR="00A040B5" w:rsidRP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ระยะที่ 2 ระยะวิกฤต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T+36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ตั้งแต่มวลน้ำเข้าเขตเมือง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655" w:type="dxa"/>
          </w:tcPr>
          <w:p w14:paraId="2FDDFC2C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ขณะนี้น้ำท่วมถึงบริเวณใดแล้ว</w:t>
            </w:r>
          </w:p>
          <w:p w14:paraId="0D2FF84D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ชุมชนใดใน 4 ชุมชนควรได้รับทรัพยากรก่อน</w:t>
            </w:r>
          </w:p>
          <w:p w14:paraId="26349B1E" w14:textId="771A6CAE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เส้นทางอพยพเส้นใดยังใช้ได้หลังดินโคลนปิดถนน</w:t>
            </w:r>
          </w:p>
        </w:tc>
        <w:tc>
          <w:tcPr>
            <w:tcW w:w="2655" w:type="dxa"/>
          </w:tcPr>
          <w:p w14:paraId="2DAF39BC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ข้อมูลเรดาร์ผ่านแพลตฟอร์ม</w:t>
            </w:r>
          </w:p>
          <w:p w14:paraId="3646A3AF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เช็คน้ำ”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Disaster Platform</w:t>
            </w:r>
          </w:p>
          <w:p w14:paraId="258BDA94" w14:textId="1197D9D3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— Sphere Routing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คำนวณเส้นทางเบี่ยงเมื่อถนนถูกตัดขาด</w:t>
            </w:r>
          </w:p>
          <w:p w14:paraId="4B2FA377" w14:textId="014D2BD2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— THEOS-2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ไม่ใช้ในระยะนี้</w:t>
            </w:r>
          </w:p>
        </w:tc>
        <w:tc>
          <w:tcPr>
            <w:tcW w:w="2656" w:type="dxa"/>
          </w:tcPr>
          <w:p w14:paraId="4A686FBC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เมฆปกคลุม 100% ดาวเทียม</w:t>
            </w:r>
          </w:p>
          <w:p w14:paraId="65B891EE" w14:textId="6F6B8E8D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เชิงแสงถ่ายไม่ทะลุตรงกับแนวปฏิบัติจริงของ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GISTDA</w:t>
            </w:r>
          </w:p>
          <w:p w14:paraId="74C340F5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ที่ใช้ภาพเรดาร์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RADARSAT-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  <w:p w14:paraId="7D9EF6B3" w14:textId="019FED9F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เมื่อ 10 และ 12 กันยายน 2567</w:t>
            </w:r>
          </w:p>
        </w:tc>
      </w:tr>
      <w:tr w:rsidR="00A040B5" w14:paraId="269EC24B" w14:textId="77777777" w:rsidTr="00A040B5">
        <w:tc>
          <w:tcPr>
            <w:tcW w:w="2655" w:type="dxa"/>
          </w:tcPr>
          <w:p w14:paraId="69F04EBB" w14:textId="194DB64F" w:rsidR="00A040B5" w:rsidRP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ระยะที่ 3 หลังน้ำลด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T+36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ชม. เป็นต้นไป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หลังน้ำลด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655" w:type="dxa"/>
          </w:tcPr>
          <w:p w14:paraId="1BD2D324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หลังคาเรือนใดมีโคลนทับถมจนเข้าอยู่อาศัยไม่ได้</w:t>
            </w:r>
          </w:p>
          <w:p w14:paraId="430956F7" w14:textId="14DB9D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หลังคาเรือนใดถูกน้ำท่วมขังเกิน 7 วัน ตามเกณฑ์ช่วยเหลือ</w:t>
            </w:r>
          </w:p>
        </w:tc>
        <w:tc>
          <w:tcPr>
            <w:tcW w:w="2655" w:type="dxa"/>
          </w:tcPr>
          <w:p w14:paraId="5C1828DD" w14:textId="77777777" w:rsidR="00A040B5" w:rsidRP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Pan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0.5 ม.</w:t>
            </w:r>
          </w:p>
          <w:p w14:paraId="58D8401E" w14:textId="5CEC6657" w:rsidR="00A040B5" w:rsidRP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— เทียบภาพก่อน–หลังรายหลังคาเรือนนับหลังคาและตรวจคราบโคลนรอบอาคาร</w:t>
            </w:r>
          </w:p>
          <w:p w14:paraId="585A254F" w14:textId="7D30838A" w:rsid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— จำนวนวันน้ำท่วมขังจากไทม์ซีรีส์ของข้อมูลเรดาร์</w:t>
            </w:r>
          </w:p>
        </w:tc>
        <w:tc>
          <w:tcPr>
            <w:tcW w:w="2656" w:type="dxa"/>
          </w:tcPr>
          <w:p w14:paraId="48FAEFEF" w14:textId="326903C8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สิทธิ์เยียวยาผูกกับ “หลังคาเรือน”และจำนวนวันท่วมขัง </w:t>
              <w:lastRenderedPageBreak/>
              <w:t>จึงต้องการ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หลักฐานระดับอาคารเดี่ยว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GISTDA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ถ่าย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 พื้นที่แม่สายจริงเมื่อ 17 กันยายน 2567</w:t>
            </w:r>
          </w:p>
          <w:p w14:paraId="155630E7" w14:textId="5DD3884D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ยืนยันว่าทำได้จริง</w:t>
            </w:r>
          </w:p>
        </w:tc>
      </w:tr>
    </w:tbl>
    <w:p w14:paraId="33B8EE66" w14:textId="43E258AE" w:rsidR="00B5611A" w:rsidRDefault="0018280A" w:rsidP="004C339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เหตุใดจึงไม่ใช้อากาศยานไร้คนขับแทน: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แนวลำน้ำยาวหลายกิโลเมตร การบิน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 xml:space="preserve">สแกนหาจุดฟันหลอทั้งเมืองใช้เวลาหลายวัน ขณะที่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 xml:space="preserve">ถ่ายครอบคลุมทั้งแนวในภาพเดียว อีกทั้งพายุฝนลมแรงทำให้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 xml:space="preserve">บินไม่ได้ ทีมจึงใช้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เป็นเครื่องมือยืนยันเฉพาะจุดที่ดาวเทียมชี้เป้าไว้แล้ว ไม่ใช่เครื่องมือสุ่มค้นหา และที่สำคัญที่สุด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>ไทยไม่สามารถบินข้ามพรมแดนได้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5"/>
        <w:gridCol w:w="3215"/>
        <w:gridCol w:w="2460"/>
        <w:gridCol w:w="2460"/>
      </w:tblGrid>
      <w:tr w:rsidR="0040026D" w14:paraId="6378EB8A" w14:textId="77777777" w:rsidTr="00A040B5">
        <w:trPr>
          <w:trHeight w:val="739"/>
        </w:trPr>
        <w:tc>
          <w:tcPr>
            <w:tcW w:w="1705" w:type="dxa"/>
          </w:tcPr>
          <w:p w14:paraId="71CEC9DE" w14:textId="78A085F1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ความกว้างรอยต่อ</w:t>
            </w:r>
          </w:p>
        </w:tc>
        <w:tc>
          <w:tcPr>
            <w:tcW w:w="3215" w:type="dxa"/>
          </w:tcPr>
          <w:p w14:paraId="08A92BAE" w14:textId="77777777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จุดภาพ 10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(Sentinel-2)</w:t>
            </w:r>
          </w:p>
          <w:p w14:paraId="252333F9" w14:textId="392A2817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60" w:type="dxa"/>
          </w:tcPr>
          <w:p w14:paraId="528DA7B4" w14:textId="6468B8E8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จุดภาพ 2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(THEOS-2 MS)</w:t>
            </w:r>
          </w:p>
        </w:tc>
        <w:tc>
          <w:tcPr>
            <w:tcW w:w="2460" w:type="dxa"/>
          </w:tcPr>
          <w:p w14:paraId="1F6792D6" w14:textId="193536C1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จุดภาพ 0.5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(THEOS-2 Pan)</w:t>
            </w:r>
          </w:p>
        </w:tc>
      </w:tr>
      <w:tr w:rsidR="0040026D" w14:paraId="236FB68F" w14:textId="77777777" w:rsidTr="00A040B5">
        <w:trPr>
          <w:trHeight w:val="270"/>
        </w:trPr>
        <w:tc>
          <w:tcPr>
            <w:tcW w:w="1705" w:type="dxa"/>
          </w:tcPr>
          <w:p w14:paraId="30F0F822" w14:textId="74E7F7BC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 เมตร</w:t>
            </w:r>
          </w:p>
        </w:tc>
        <w:tc>
          <w:tcPr>
            <w:tcW w:w="3215" w:type="dxa"/>
          </w:tcPr>
          <w:p w14:paraId="276BF284" w14:textId="50F85D4C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2460" w:type="dxa"/>
          </w:tcPr>
          <w:p w14:paraId="73437456" w14:textId="24598DD2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80.0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2460" w:type="dxa"/>
          </w:tcPr>
          <w:p w14:paraId="7DD304E5" w14:textId="2CD5FA01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95.0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</w:tr>
      <w:tr w:rsidR="0040026D" w14:paraId="17FAF768" w14:textId="77777777" w:rsidTr="00A040B5">
        <w:trPr>
          <w:trHeight w:val="278"/>
        </w:trPr>
        <w:tc>
          <w:tcPr>
            <w:tcW w:w="1705" w:type="dxa"/>
          </w:tcPr>
          <w:p w14:paraId="0FBB5F0C" w14:textId="584A8C8F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 เมตร</w:t>
            </w:r>
          </w:p>
        </w:tc>
        <w:tc>
          <w:tcPr>
            <w:tcW w:w="3215" w:type="dxa"/>
          </w:tcPr>
          <w:p w14:paraId="223A13B2" w14:textId="7F6DCCE8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20.0%</w:t>
            </w:r>
          </w:p>
        </w:tc>
        <w:tc>
          <w:tcPr>
            <w:tcW w:w="2460" w:type="dxa"/>
          </w:tcPr>
          <w:p w14:paraId="29126051" w14:textId="5B5D7F29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84.0%</w:t>
            </w:r>
          </w:p>
        </w:tc>
        <w:tc>
          <w:tcPr>
            <w:tcW w:w="2460" w:type="dxa"/>
          </w:tcPr>
          <w:p w14:paraId="4105D64C" w14:textId="367A647F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96.0%</w:t>
            </w:r>
          </w:p>
        </w:tc>
      </w:tr>
      <w:tr w:rsidR="0040026D" w14:paraId="36F71586" w14:textId="77777777" w:rsidTr="00A040B5">
        <w:trPr>
          <w:trHeight w:val="278"/>
        </w:trPr>
        <w:tc>
          <w:tcPr>
            <w:tcW w:w="1705" w:type="dxa"/>
          </w:tcPr>
          <w:p w14:paraId="11F20370" w14:textId="22150F99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 เมตร</w:t>
            </w:r>
          </w:p>
        </w:tc>
        <w:tc>
          <w:tcPr>
            <w:tcW w:w="3215" w:type="dxa"/>
          </w:tcPr>
          <w:p w14:paraId="0C7A8B13" w14:textId="3AA44E51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33.3%</w:t>
            </w:r>
          </w:p>
        </w:tc>
        <w:tc>
          <w:tcPr>
            <w:tcW w:w="2460" w:type="dxa"/>
          </w:tcPr>
          <w:p w14:paraId="543611E5" w14:textId="2797D827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86.7%</w:t>
            </w:r>
          </w:p>
        </w:tc>
        <w:tc>
          <w:tcPr>
            <w:tcW w:w="2460" w:type="dxa"/>
          </w:tcPr>
          <w:p w14:paraId="39596EA9" w14:textId="73E3D043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96.7%</w:t>
            </w:r>
          </w:p>
        </w:tc>
      </w:tr>
      <w:tr w:rsidR="0040026D" w14:paraId="2BB5CFAD" w14:textId="77777777" w:rsidTr="00A040B5">
        <w:trPr>
          <w:trHeight w:val="278"/>
        </w:trPr>
        <w:tc>
          <w:tcPr>
            <w:tcW w:w="1705" w:type="dxa"/>
          </w:tcPr>
          <w:p w14:paraId="40017E23" w14:textId="77BC4A0E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จำนวนพิกเซลตามความกว้าง</w:t>
            </w:r>
          </w:p>
        </w:tc>
        <w:tc>
          <w:tcPr>
            <w:tcW w:w="3215" w:type="dxa"/>
          </w:tcPr>
          <w:p w14:paraId="1450D0FF" w14:textId="5A458F22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2-3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พิกเซล</w:t>
            </w:r>
          </w:p>
        </w:tc>
        <w:tc>
          <w:tcPr>
            <w:tcW w:w="2460" w:type="dxa"/>
          </w:tcPr>
          <w:p w14:paraId="7B6E76AA" w14:textId="09B6F1FD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10-15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พิกเซล</w:t>
            </w:r>
          </w:p>
        </w:tc>
        <w:tc>
          <w:tcPr>
            <w:tcW w:w="2460" w:type="dxa"/>
          </w:tcPr>
          <w:p w14:paraId="57CB4228" w14:textId="1BCBA11A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40-60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พิกเซล</w:t>
            </w:r>
          </w:p>
        </w:tc>
      </w:tr>
    </w:tbl>
    <w:p w14:paraId="3F551463" w14:textId="177856DE" w:rsidR="003339B5" w:rsidRDefault="00323527" w:rsidP="003339B5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วิธีคำนวณ</w:t>
      </w:r>
      <w:r>
        <w:rPr>
          <w:rFonts w:ascii="TH SarabunPSK" w:hAnsi="TH SarabunPSK" w:cs="TH SarabunPSK"/>
          <w:sz w:val="32"/>
          <w:szCs w:val="32"/>
          <w:cs/>
        </w:rPr>
        <w:t xml:space="preserve"> : พิกเซลบริสุทธิ์ = (</w:t>
      </w:r>
      <w:r>
        <w:rPr>
          <w:rFonts w:ascii="TH SarabunPSK" w:hAnsi="TH SarabunPSK" w:cs="TH SarabunPSK"/>
          <w:sz w:val="32"/>
          <w:szCs w:val="32"/>
        </w:rPr>
        <w:t>w−2p)/w (w=</w:t>
      </w:r>
      <w:r>
        <w:rPr>
          <w:rFonts w:ascii="TH SarabunPSK" w:hAnsi="TH SarabunPSK" w:cs="TH SarabunPSK"/>
          <w:sz w:val="32"/>
          <w:szCs w:val="32"/>
          <w:cs/>
        </w:rPr>
        <w:t>ความกว้างวัตถุ</w:t>
      </w:r>
      <w:r>
        <w:rPr>
          <w:rFonts w:ascii="TH SarabunPSK" w:hAnsi="TH SarabunPSK" w:cs="TH SarabunPSK"/>
          <w:sz w:val="32"/>
          <w:szCs w:val="32"/>
        </w:rPr>
        <w:t>, p=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ขนาดพิกเซล) หมายเหตุ: ที่ </w:t>
      </w:r>
      <w:r>
        <w:rPr>
          <w:rFonts w:ascii="TH SarabunPSK" w:hAnsi="TH SarabunPSK" w:cs="TH SarabunPSK"/>
          <w:sz w:val="32"/>
          <w:szCs w:val="32"/>
        </w:rPr>
        <w:t xml:space="preserve">10m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ตรวจพบร่องรอยได้จากคอนทราสต์ แต่พิกเซลบริสุทธิ์เป็น </w:t>
      </w:r>
      <w:r>
        <w:rPr>
          <w:rFonts w:ascii="TH SarabunPSK" w:hAnsi="TH SarabunPSK" w:cs="TH SarabunPSK"/>
          <w:sz w:val="32"/>
          <w:szCs w:val="32"/>
        </w:rPr>
        <w:t xml:space="preserve">0% </w:t>
      </w:r>
      <w:r>
        <w:rPr>
          <w:rFonts w:ascii="TH SarabunPSK" w:hAnsi="TH SarabunPSK" w:cs="TH SarabunPSK"/>
          <w:sz w:val="32"/>
          <w:szCs w:val="32"/>
          <w:cs/>
        </w:rPr>
        <w:t>จึงวัดความกว้างและติดตามการขยายตัวไม่ได้ ซึ่งเป็นแก่นที่ภารกิจนี้ต้องการ</w:t>
      </w:r>
    </w:p>
    <w:p w14:paraId="38CCA437" w14:textId="760C0C0F" w:rsidR="00B900D8" w:rsidRDefault="0018280A" w:rsidP="003339B5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AB779E" wp14:editId="338FCF4B">
                <wp:simplePos x="0" y="0"/>
                <wp:positionH relativeFrom="column">
                  <wp:posOffset>982980</wp:posOffset>
                </wp:positionH>
                <wp:positionV relativeFrom="paragraph">
                  <wp:posOffset>248285</wp:posOffset>
                </wp:positionV>
                <wp:extent cx="127000" cy="169333"/>
                <wp:effectExtent l="0" t="0" r="25400" b="21590"/>
                <wp:wrapNone/>
                <wp:docPr id="328403152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00182" id="ตัวเชื่อมต่อตรง 11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pt,19.55pt" to="87.4pt,32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N4actrdAAAACQEAAA8AAABkcnMvZG93bnJldi54bWxMj8FuwjAQ RO+V+AdrkXorDilQmsZBqKXqBQ6k/QATb+OIeB3ZhoS/r3Mqx9kZzbzNN4Np2RWdbywJmM8SYEiV VQ3VAn6+P5/WwHyQpGRrCQXc0MOmmDzkMlO2pyNey1CzWEI+kwJ0CF3Gua80GulntkOK3q91RoYo Xc2Vk30sNy1Pk2TFjWwoLmjZ4bvG6lxejICvdLFP9dYdSv9xG/qw39kdnYV4nA7bN2ABh/AfhhE/ okMRmU72QsqzNurlIqIHAc+vc2Bj4GU8nASslmvgRc7vPyj+AAAA//8DAFBLAQItABQABgAIAAAA IQC2gziS/gAAAOEBAAATAAAAAAAAAAAAAAAAAAAAAABbQ29udGVudF9UeXBlc10ueG1sUEsBAi0A FAAGAAgAAAAhADj9If/WAAAAlAEAAAsAAAAAAAAAAAAAAAAALwEAAF9yZWxzLy5yZWxzUEsBAi0A FAAGAAgAAAAhAEVWLfGtAQAApwMAAA4AAAAAAAAAAAAAAAAALgIAAGRycy9lMm9Eb2MueG1sUEsB Ai0AFAAGAAgAAAAhAN4actrdAAAACQEAAA8AAAAAAAAAAAAAAAAABwQAAGRycy9kb3ducmV2Lnht bFBLBQYAAAAABAAEAPMAAAARBQAAAAA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4.2)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ความเชื่อมโยงกับ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Application / Platform /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 / บริการของ </w:t>
      </w:r>
      <w:r>
        <w:rPr>
          <w:rFonts w:ascii="TH SarabunPSK" w:hAnsi="TH SarabunPSK" w:cs="TH SarabunPSK"/>
          <w:b/>
          <w:bCs/>
          <w:sz w:val="32"/>
          <w:szCs w:val="32"/>
        </w:rPr>
        <w:t>GISTDA</w:t>
      </w:r>
    </w:p>
    <w:p w14:paraId="214CA0D8" w14:textId="6EEDC4D6" w:rsidR="00B900D8" w:rsidRPr="004C339C" w:rsidRDefault="004C339C" w:rsidP="000F568F">
      <w:pPr>
        <w:spacing w:after="0" w:line="240" w:lineRule="auto"/>
        <w:jc w:val="thaiDistribute"/>
        <w:rPr>
          <w:rFonts w:ascii="TH SarabunPSK" w:hAnsi="TH SarabunPSK" w:hint="cs"/>
          <w:sz w:val="32"/>
          <w:szCs w:val="32"/>
          <w:cs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D7F7FA" wp14:editId="1A03CCA9">
                <wp:simplePos x="0" y="0"/>
                <wp:positionH relativeFrom="column">
                  <wp:posOffset>2800985</wp:posOffset>
                </wp:positionH>
                <wp:positionV relativeFrom="paragraph">
                  <wp:posOffset>274955</wp:posOffset>
                </wp:positionV>
                <wp:extent cx="127000" cy="169333"/>
                <wp:effectExtent l="0" t="0" r="21590" b="17145"/>
                <wp:wrapNone/>
                <wp:docPr id="1953019340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23607" id="ตัวเชื่อมต่อตรง 1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55pt,21.65pt" to="230.55pt,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J00lAvdAAAACQEAAA8AAABkcnMvZG93bnJldi54bWxMj01OwzAQ RvdI3MEaJHbUThqVKo1TVVDEpiwIHMCNTRw1Hke226S3Z7qC3fw8ffOm2s5uYBcTYu9RQrYQwAy2 XvfYSfj+entaA4tJoVaDRyPhaiJs6/u7SpXaT/hpLk3qGIVgLJUEm9JYch5ba5yKCz8apN2PD04l akPHdVAThbuB50KsuFM90gWrRvNiTXtqzk7Ce14ccrsLH018vc5TOuz9Hk9SPj7Muw2wZOb0B8NN n9ShJqejP6OObJBQFFlGKBXLJTACitVtcJTwLATwuuL/P6h/AQAA//8DAFBLAQItABQABgAIAAAA IQC2gziS/gAAAOEBAAATAAAAAAAAAAAAAAAAAAAAAABbQ29udGVudF9UeXBlc10ueG1sUEsBAi0A FAAGAAgAAAAhADj9If/WAAAAlAEAAAsAAAAAAAAAAAAAAAAALwEAAF9yZWxzLy5yZWxzUEsBAi0A FAAGAAgAAAAhAEVWLfGtAQAApwMAAA4AAAAAAAAAAAAAAAAALgIAAGRycy9lMm9Eb2MueG1sUEsB Ai0AFAAGAAgAAAAhAJ00lAvdAAAACQEAAA8AAAAAAAAAAAAAAAAABwQAAGRycy9kb3ducmV2Lnht bFBLBQYAAAAABAAEAPMAAAARBQAAAAA= " strokecolor="black [3200]" strokeweight="1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1CB9E5" wp14:editId="5889179D">
                <wp:simplePos x="0" y="0"/>
                <wp:positionH relativeFrom="column">
                  <wp:posOffset>2788285</wp:posOffset>
                </wp:positionH>
                <wp:positionV relativeFrom="paragraph">
                  <wp:posOffset>5080</wp:posOffset>
                </wp:positionV>
                <wp:extent cx="127000" cy="169333"/>
                <wp:effectExtent l="0" t="0" r="25400" b="21590"/>
                <wp:wrapNone/>
                <wp:docPr id="500966060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1D586" id="ตัวเชื่อมต่อตรง 11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.4pt" to="229.55pt,13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D5Dds3cAAAABwEAAA8AAABkcnMvZG93bnJldi54bWxMj81OwzAQ hO9IvIO1SNyo05DyE+JUFRRxKQfSPoAbL3HUeB3FbpO+PdsTPY5mNPNNsZxcJ044hNaTgvksAYFU e9NSo2C3/Xx4ARGiJqM7T6jgjAGW5e1NoXPjR/rBUxUbwSUUcq3AxtjnUobaotNh5nsk9n794HRk OTTSDHrkctfJNEmepNMt8YLVPb5brA/V0Sn4SrNNalfDdxU+ztMYN2u/poNS93fT6g1ExCn+h+GC z+hQMtPeH8kE0SnIHl/nHFXAB9jOFhe5V5A+L0CWhbzmL/8AAAD//wMAUEsBAi0AFAAGAAgAAAAh ALaDOJL+AAAA4QEAABMAAAAAAAAAAAAAAAAAAAAAAFtDb250ZW50X1R5cGVzXS54bWxQSwECLQAU AAYACAAAACEAOP0h/9YAAACUAQAACwAAAAAAAAAAAAAAAAAvAQAAX3JlbHMvLnJlbHNQSwECLQAU AAYACAAAACEARVYt8a0BAACnAwAADgAAAAAAAAAAAAAAAAAuAgAAZHJzL2Uyb0RvYy54bWxQSwEC LQAUAAYACAAAACEAPkN2zdwAAAAHAQAADwAAAAAAAAAAAAAAAAAHBAAAZHJzL2Rvd25yZXYueG1s UEsFBgAAAAAEAAQA8wAAABAFAAAAAA== " strokecolor="black [3200]" strokeweight="1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D22B14" wp14:editId="7F3195D9">
                <wp:simplePos x="0" y="0"/>
                <wp:positionH relativeFrom="column">
                  <wp:posOffset>4630420</wp:posOffset>
                </wp:positionH>
                <wp:positionV relativeFrom="paragraph">
                  <wp:posOffset>7620</wp:posOffset>
                </wp:positionV>
                <wp:extent cx="127000" cy="169333"/>
                <wp:effectExtent l="0" t="0" r="25400" b="21590"/>
                <wp:wrapNone/>
                <wp:docPr id="1442727982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D3D39" id="ตัวเชื่อมต่อตรง 11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6pt,.6pt" to="374.6pt,1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CQUHPHbAAAACAEAAA8AAABkcnMvZG93bnJldi54bWxMj8FOwzAQ RO9I/IO1SNyog1URGuJUFRRxKYcGPsCNlzhqvI5it0n/nu0JTqvRG83OlOvZ9+KMY+wCaXhcZCCQ mmA7ajV8f70/PIOIyZA1fSDUcMEI6+r2pjSFDRPt8VynVnAIxcJocCkNhZSxcehNXIQBidlPGL1J LMdW2tFMHO57qbLsSXrTEX9wZsBXh82xPnkNH2q5U24zftbx7TJPabcNWzpqfX83b15AJJzTnxmu 9bk6VNzpEE5ko+g15Gql2MqAD/N8edUHDSpfgaxK+X9A9QsAAP//AwBQSwECLQAUAAYACAAAACEA toM4kv4AAADhAQAAEwAAAAAAAAAAAAAAAAAAAAAAW0NvbnRlbnRfVHlwZXNdLnhtbFBLAQItABQA BgAIAAAAIQA4/SH/1gAAAJQBAAALAAAAAAAAAAAAAAAAAC8BAABfcmVscy8ucmVsc1BLAQItABQA BgAIAAAAIQBFVi3xrQEAAKcDAAAOAAAAAAAAAAAAAAAAAC4CAABkcnMvZTJvRG9jLnhtbFBLAQIt ABQABgAIAAAAIQAkFBzx2wAAAAgBAAAPAAAAAAAAAAAAAAAAAAcEAABkcnMvZG93bnJldi54bWxQ SwUGAAAAAAQABADzAAAADwUAAAAA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>AWAGAD</w:t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</w:rPr>
        <w:t xml:space="preserve"> Disaster Platform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เช็คน้ำ</w:t>
        <w:tab/>
      </w:r>
    </w:p>
    <w:p w14:paraId="4380C933" w14:textId="32A52940" w:rsidR="0018280A" w:rsidRPr="00B900D8" w:rsidRDefault="0018280A" w:rsidP="004C339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7390DE" wp14:editId="6D0767AE">
                <wp:simplePos x="0" y="0"/>
                <wp:positionH relativeFrom="column">
                  <wp:posOffset>982345</wp:posOffset>
                </wp:positionH>
                <wp:positionV relativeFrom="paragraph">
                  <wp:posOffset>4445</wp:posOffset>
                </wp:positionV>
                <wp:extent cx="127000" cy="169333"/>
                <wp:effectExtent l="0" t="0" r="25400" b="21590"/>
                <wp:wrapNone/>
                <wp:docPr id="1602522813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8A332" id="ตัวเชื่อมต่อตรง 11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5pt,.35pt" to="87.35pt,13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F+iB5LaAAAABwEAAA8AAABkcnMvZG93bnJldi54bWxMjkFOwzAQ RfdI3MEaJHbUIQoEpXGqCorYlAWBA7jxNI4aj6PYbdLbM1nBZqSn//XnlZvZ9eKCY+g8KXhcJSCQ Gm86ahX8fL8/vIAIUZPRvSdUcMUAm+r2ptSF8RN94aWOreARCoVWYGMcCilDY9HpsPIDEmdHPzod GcdWmlFPPO56mSbJs3S6I/5g9YCvFptTfXYKPtJsn9rt+FmHt+s8xf3O7+ik1P3dvF2DiDjHvzIs +qwOFTsd/JlMED3zU5ZzVQHfJc4XPChI8wxkVcr//tUvAAAA//8DAFBLAQItABQABgAIAAAAIQC2 gziS/gAAAOEBAAATAAAAAAAAAAAAAAAAAAAAAABbQ29udGVudF9UeXBlc10ueG1sUEsBAi0AFAAG AAgAAAAhADj9If/WAAAAlAEAAAsAAAAAAAAAAAAAAAAALwEAAF9yZWxzLy5yZWxzUEsBAi0AFAAG AAgAAAAhAEVWLfGtAQAApwMAAA4AAAAAAAAAAAAAAAAALgIAAGRycy9lMm9Eb2MueG1sUEsBAi0A FAAGAAgAAAAhAF+iB5LaAAAABwEAAA8AAAAAAAAAAAAAAAAABwQAAGRycy9kb3ducmV2LnhtbFBL BQYAAAAABAAEAPMAAAAOBQAAAAA= " strokecolor="black [3200]" strokeweight="1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</w:rPr>
        <w:t xml:space="preserve"> Sphere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  <w:tab/>
      </w:r>
      <w:r>
        <w:rPr>
          <w:rFonts w:ascii="TH SarabunPSK" w:hAnsi="TH SarabunPSK" w:cs="TH SarabunPSK"/>
          <w:sz w:val="32"/>
          <w:szCs w:val="32"/>
        </w:rPr>
        <w:t xml:space="preserve"> </w:t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Segoe UI Symbol" w:hAnsi="Segoe UI Symbol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LANDX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7206"/>
      </w:tblGrid>
      <w:tr w:rsidR="00323527" w14:paraId="29D43ED2" w14:textId="77777777" w:rsidTr="000F568F">
        <w:tc>
          <w:tcPr>
            <w:tcW w:w="2695" w:type="dxa"/>
          </w:tcPr>
          <w:p w14:paraId="54CEFB4A" w14:textId="21303505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ระบบที่เลือกใช้</w:t>
            </w:r>
          </w:p>
        </w:tc>
        <w:tc>
          <w:tcPr>
            <w:tcW w:w="7206" w:type="dxa"/>
          </w:tcPr>
          <w:p w14:paraId="238B15E9" w14:textId="3C71D8E3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ใช้ในขั้นตอนใดของภารกิจ</w:t>
            </w:r>
          </w:p>
        </w:tc>
      </w:tr>
      <w:tr w:rsidR="00323527" w14:paraId="65FE6E64" w14:textId="77777777" w:rsidTr="000F568F">
        <w:tc>
          <w:tcPr>
            <w:tcW w:w="2695" w:type="dxa"/>
          </w:tcPr>
          <w:p w14:paraId="4E7ADA73" w14:textId="124122BE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เช็คน้ำ + </w:t>
            </w:r>
            <w:r>
              <w:rPr>
                <w:rFonts w:ascii="TH SarabunPSK" w:hAnsi="TH SarabunPSK" w:cs="TH SarabunPSK"/>
                <w:sz w:val="32"/>
                <w:szCs w:val="32"/>
              </w:rPr>
              <w:t>Disaster Platform</w:t>
            </w:r>
          </w:p>
        </w:tc>
        <w:tc>
          <w:tcPr>
            <w:tcW w:w="7206" w:type="dxa"/>
          </w:tcPr>
          <w:p w14:paraId="5A1B57A6" w14:textId="0061456D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แหล่งข้อมูลเรดาร์และพื้นที่น้ำท่วมในองก์ที่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ซึ่งเป็นระยะที่ภาพเชิงแสงใช้ไม่ได้ และเป็นแหล่งของจำนวนวันน้ำท่วมขังรายพื้นที่ ซึ่งเป็นเกณฑ์การเยียวยาจริง</w:t>
            </w:r>
          </w:p>
        </w:tc>
      </w:tr>
      <w:tr w:rsidR="00323527" w14:paraId="479E61CE" w14:textId="77777777" w:rsidTr="0018280A">
        <w:trPr>
          <w:trHeight w:val="1693"/>
        </w:trPr>
        <w:tc>
          <w:tcPr>
            <w:tcW w:w="2695" w:type="dxa"/>
          </w:tcPr>
          <w:p w14:paraId="6CDDF287" w14:textId="180194AF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Sphere</w:t>
            </w:r>
          </w:p>
        </w:tc>
        <w:tc>
          <w:tcPr>
            <w:tcW w:w="7206" w:type="dxa"/>
          </w:tcPr>
          <w:p w14:paraId="413664B7" w14:textId="77777777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Sphere APIs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เป็นแกนเทคนิคของระบบ ได้แก่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Map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เป็นแผนที่ฐาน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Elevation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สำหรับความสูง</w:t>
            </w:r>
          </w:p>
          <w:p w14:paraId="19AE1D15" w14:textId="52E995FC" w:rsidR="00323527" w:rsidRDefault="00323527" w:rsidP="0032352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และความลาดชันของตลิ่ง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Routing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สำหรับคำนวณเส้นทางเบี่ยงเมื่อถนนถูกดินโคลนตัดขาด</w:t>
            </w:r>
          </w:p>
        </w:tc>
      </w:tr>
      <w:tr w:rsidR="00323527" w14:paraId="0BF9FD52" w14:textId="77777777" w:rsidTr="000F568F">
        <w:tc>
          <w:tcPr>
            <w:tcW w:w="2695" w:type="dxa"/>
          </w:tcPr>
          <w:p w14:paraId="221AF800" w14:textId="1087F3DF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AWAGAD  + LANDX</w:t>
            </w:r>
          </w:p>
        </w:tc>
        <w:tc>
          <w:tcPr>
            <w:tcW w:w="7206" w:type="dxa"/>
          </w:tcPr>
          <w:p w14:paraId="031373E9" w14:textId="77777777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AWAGAD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เป็นแหล่งสืบค้นภาพ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THEOS-2 Level 3 : Ortho Product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สำหรับผลิตชั้นข้อมูลร่องรอยดินถล่ม</w:t>
            </w:r>
          </w:p>
          <w:p w14:paraId="7FA8DB82" w14:textId="1C526FFD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และหลังคาเรือน ส่วน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LANDX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ใช้ขอบเขตการใช้ประโยชน์ที่ดินเปรียบเทียบการเปลี่ยนพื้นที่ป่าต้นน้ำ</w:t>
            </w:r>
          </w:p>
        </w:tc>
      </w:tr>
      <w:tr w:rsidR="00323527" w14:paraId="69B48C43" w14:textId="77777777" w:rsidTr="000F568F">
        <w:trPr>
          <w:trHeight w:val="50"/>
        </w:trPr>
        <w:tc>
          <w:tcPr>
            <w:tcW w:w="2695" w:type="dxa"/>
          </w:tcPr>
          <w:p w14:paraId="1077E645" w14:textId="4C14DF8B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Crops Drought ,  Carbon Atlas ,  Dragonfly ,  FAIPA   PM2.5 , Life Dee</w:t>
            </w:r>
          </w:p>
        </w:tc>
        <w:tc>
          <w:tcPr>
            <w:tcW w:w="7206" w:type="dxa"/>
          </w:tcPr>
          <w:p w14:paraId="62C99060" w14:textId="31BC6555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ไม่ใช้ในภารกิจนี้</w:t>
            </w:r>
          </w:p>
        </w:tc>
      </w:tr>
    </w:tbl>
    <w:p w14:paraId="74A7DE95" w14:textId="58D13D86" w:rsidR="00B900D8" w:rsidRDefault="00B900D8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4.3)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รูปแบบการเชื่อมโยงกับระบบของ </w:t>
      </w:r>
      <w:r>
        <w:rPr>
          <w:rFonts w:ascii="TH SarabunPSK" w:hAnsi="TH SarabunPSK" w:cs="TH SarabunPSK"/>
          <w:b/>
          <w:bCs/>
          <w:sz w:val="32"/>
          <w:szCs w:val="32"/>
        </w:rPr>
        <w:t>GISTDA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40"/>
        <w:gridCol w:w="3540"/>
        <w:gridCol w:w="3541"/>
      </w:tblGrid>
      <w:tr w:rsidR="00323527" w14:paraId="665E8F44" w14:textId="77777777" w:rsidTr="00323527">
        <w:tc>
          <w:tcPr>
            <w:tcW w:w="3540" w:type="dxa"/>
          </w:tcPr>
          <w:p w14:paraId="3CC51FBD" w14:textId="421F1AF5" w:rsidR="00323527" w:rsidRDefault="00B900D8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>INPUT</w:t>
            </w:r>
          </w:p>
        </w:tc>
        <w:tc>
          <w:tcPr>
            <w:tcW w:w="3540" w:type="dxa"/>
          </w:tcPr>
          <w:p w14:paraId="715F5FE9" w14:textId="24915E85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PROCESS</w:t>
            </w:r>
          </w:p>
        </w:tc>
        <w:tc>
          <w:tcPr>
            <w:tcW w:w="3541" w:type="dxa"/>
          </w:tcPr>
          <w:p w14:paraId="72EF6E12" w14:textId="377BAA64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OUTPUT</w:t>
            </w:r>
          </w:p>
        </w:tc>
      </w:tr>
      <w:tr w:rsidR="00323527" w14:paraId="45EECA8F" w14:textId="77777777" w:rsidTr="00323527">
        <w:tc>
          <w:tcPr>
            <w:tcW w:w="3540" w:type="dxa"/>
          </w:tcPr>
          <w:p w14:paraId="57AD583C" w14:textId="17D9F79B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ก่อนและหลังเหตุการณ์</w:t>
            </w:r>
          </w:p>
          <w:p w14:paraId="4E331642" w14:textId="4A663674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ระดับน้ำสถานีบ้านถ้ำผาจม</w:t>
            </w:r>
          </w:p>
          <w:p w14:paraId="2CD36690" w14:textId="414546A5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ระดับน้ำและฝนสะสมต้นน้ำ</w:t>
            </w:r>
          </w:p>
          <w:p w14:paraId="3F4D72D4" w14:textId="77777777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สถานีบ้านโจตาดา ฝั่งเมียนมา)</w:t>
            </w:r>
          </w:p>
          <w:p w14:paraId="205C830A" w14:textId="77777777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พื้นที่น้ำท่วมจากข้อมูลเรดาร์</w:t>
            </w:r>
          </w:p>
          <w:p w14:paraId="181BCD55" w14:textId="0BD9C06D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ขอบเขตชุมชนและหลังคาเรือน</w:t>
            </w:r>
          </w:p>
          <w:p w14:paraId="54AAFEBD" w14:textId="69C5452D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การใช้ประโยชน์ที่ดินต้นน้ำ</w:t>
            </w:r>
          </w:p>
        </w:tc>
        <w:tc>
          <w:tcPr>
            <w:tcW w:w="3540" w:type="dxa"/>
          </w:tcPr>
          <w:p w14:paraId="789662D6" w14:textId="2D8C6560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ตรวจนับร่องรอยดินถล่มใหม่และวัด</w:t>
            </w:r>
          </w:p>
          <w:p w14:paraId="3C5AA8F3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ความกว้างลำน้ำที่เหลือ</w:t>
            </w:r>
          </w:p>
          <w:p w14:paraId="7D1039D5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รวมเป็นค่า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W, R, L, N, P</w:t>
            </w:r>
          </w:p>
          <w:p w14:paraId="687E98C3" w14:textId="77777777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ปรับค่าให้อยู่ในช่วง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0–1</w:t>
            </w:r>
          </w:p>
          <w:p w14:paraId="140FFC8B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คำนวณดัชนี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SFVI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ตามสูตรถ่วงน้ำหนัก</w:t>
            </w:r>
          </w:p>
          <w:p w14:paraId="445819E4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ใช้เกณฑ์ยับยั้งและเกณฑ์ตัดสินเสมอ</w:t>
            </w:r>
          </w:p>
          <w:p w14:paraId="3EFB8D19" w14:textId="02E61EEB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หลังน้ำลด : เทียบภาพก่อน–หลังรายหลังคา</w:t>
            </w:r>
          </w:p>
        </w:tc>
        <w:tc>
          <w:tcPr>
            <w:tcW w:w="3541" w:type="dxa"/>
          </w:tcPr>
          <w:p w14:paraId="59E0B221" w14:textId="4DD823ED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ลำดับชุมชนที่ควรอพยพก่อน</w:t>
            </w:r>
          </w:p>
          <w:p w14:paraId="1C1E8052" w14:textId="28A984A8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เวลาที่เหลือก่อนน้ำถึงแต่ละชุมชน</w:t>
            </w:r>
          </w:p>
          <w:p w14:paraId="592D8595" w14:textId="0AE9F273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บัญชีหลังคาเรือนที่ควรได้รับเยียวยา</w:t>
            </w:r>
          </w:p>
          <w:p w14:paraId="7287F4F4" w14:textId="77777777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พร้อมจำนวนวันน้ำท่วมขัง</w:t>
            </w:r>
          </w:p>
          <w:p w14:paraId="3AF18EF5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หลังคาเรือนที่ควรได้ค่าล้างโคลนเพิ่ม</w:t>
            </w:r>
          </w:p>
          <w:p w14:paraId="5360DC43" w14:textId="2DA5E285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ตารางความผิดพลาดของการอนุมัติ</w:t>
            </w:r>
          </w:p>
        </w:tc>
      </w:tr>
    </w:tbl>
    <w:p w14:paraId="083B687D" w14:textId="0A38D2EE" w:rsidR="00135017" w:rsidRDefault="00B900D8" w:rsidP="00B11F8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5)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แนวคิดภารกิจจำลองเชิงการตัดสินใจ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Mission Activity Concept Prototype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E1D8ACA" w14:textId="344FEC4B" w:rsidR="000F568F" w:rsidRPr="00920405" w:rsidRDefault="003339B5" w:rsidP="003339B5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ผู้เรียนสวมบทเป็น ศูนย์บัญชาการเหตุการณ์อุทกภัยอำเภอแม่สาย แบ่งเป็น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 xml:space="preserve">องก์: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องก์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(T−48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T−0 </w:t>
      </w:r>
      <w:r>
        <w:rPr>
          <w:rFonts w:ascii="TH SarabunPSK" w:hAnsi="TH SarabunPSK" w:cs="TH SarabunPSK"/>
          <w:sz w:val="32"/>
          <w:szCs w:val="32"/>
          <w:cs/>
        </w:rPr>
        <w:t xml:space="preserve">ชม.): มีโควตาสั่งถ่าย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>จำกัด (</w:t>
      </w:r>
      <w:r>
        <w:rPr>
          <w:rFonts w:ascii="TH SarabunPSK" w:hAnsi="TH SarabunPSK" w:cs="TH SarabunPSK"/>
          <w:sz w:val="32"/>
          <w:szCs w:val="32"/>
        </w:rPr>
        <w:t xml:space="preserve">10.3 km/swath) </w:t>
      </w:r>
      <w:r>
        <w:rPr>
          <w:rFonts w:ascii="TH SarabunPSK" w:hAnsi="TH SarabunPSK" w:cs="TH SarabunPSK"/>
          <w:sz w:val="32"/>
          <w:szCs w:val="32"/>
          <w:cs/>
        </w:rPr>
        <w:t xml:space="preserve">สแกนต้นน้ำเมียนมาหาดินถล่มใหม่แล้วตัดสินใจประกาศเตือน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องก์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(T+0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T+36 </w:t>
      </w:r>
      <w:r>
        <w:rPr>
          <w:rFonts w:ascii="TH SarabunPSK" w:hAnsi="TH SarabunPSK" w:cs="TH SarabunPSK"/>
          <w:sz w:val="32"/>
          <w:szCs w:val="32"/>
          <w:cs/>
        </w:rPr>
        <w:t xml:space="preserve">ชม.): เมฆบัง </w:t>
      </w:r>
      <w:r>
        <w:rPr>
          <w:rFonts w:ascii="TH SarabunPSK" w:hAnsi="TH SarabunPSK" w:cs="TH SarabunPSK"/>
          <w:sz w:val="32"/>
          <w:szCs w:val="32"/>
        </w:rPr>
        <w:t xml:space="preserve">100% </w:t>
      </w:r>
      <w:r>
        <w:rPr>
          <w:rFonts w:ascii="TH SarabunPSK" w:hAnsi="TH SarabunPSK" w:cs="TH SarabunPSK"/>
          <w:sz w:val="32"/>
          <w:szCs w:val="32"/>
          <w:cs/>
        </w:rPr>
        <w:t xml:space="preserve">สลับใช้ข้อมูลเรดาร์ จัดสรรกู้ภัยให้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ชุมชนเสี่ยง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องก์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(T+36 </w:t>
      </w:r>
      <w:r>
        <w:rPr>
          <w:rFonts w:ascii="TH SarabunPSK" w:hAnsi="TH SarabunPSK" w:cs="TH SarabunPSK"/>
          <w:sz w:val="32"/>
          <w:szCs w:val="32"/>
          <w:cs/>
        </w:rPr>
        <w:t xml:space="preserve">ชม.+): ใช้ภาพ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 xml:space="preserve">ก่อน–หลัง และวันท่วมขังเรดาร์ อนุมัติเงินเยียวยา </w:t>
      </w:r>
      <w:r>
        <w:rPr>
          <w:rFonts w:ascii="TH SarabunPSK" w:hAnsi="TH SarabunPSK" w:cs="TH SarabunPSK"/>
          <w:sz w:val="32"/>
          <w:szCs w:val="32"/>
        </w:rPr>
        <w:t xml:space="preserve">9,000 </w:t>
      </w:r>
      <w:r>
        <w:rPr>
          <w:rFonts w:ascii="TH SarabunPSK" w:hAnsi="TH SarabunPSK" w:cs="TH SarabunPSK"/>
          <w:sz w:val="32"/>
          <w:szCs w:val="32"/>
          <w:cs/>
        </w:rPr>
        <w:t xml:space="preserve">บ. และค่าล้างโคลน </w:t>
      </w:r>
      <w:r>
        <w:rPr>
          <w:rFonts w:ascii="TH SarabunPSK" w:hAnsi="TH SarabunPSK" w:cs="TH SarabunPSK"/>
          <w:sz w:val="32"/>
          <w:szCs w:val="32"/>
        </w:rPr>
        <w:t xml:space="preserve">10,000 </w:t>
      </w:r>
      <w:r>
        <w:rPr>
          <w:rFonts w:ascii="TH SarabunPSK" w:hAnsi="TH SarabunPSK" w:cs="TH SarabunPSK"/>
          <w:sz w:val="32"/>
          <w:szCs w:val="32"/>
          <w:cs/>
        </w:rPr>
        <w:t>บ. ปุ่ม "ยังไม่สั่งการ": สื่อสารว่าการชะลอเวลาเพื่อรอข้อมูลที่สมบูรณ์ก็มีราคาและความเสียหายที่ต้องจ่าย</w:t>
      </w:r>
    </w:p>
    <w:p w14:paraId="28076748" w14:textId="3E5A0278" w:rsidR="00323527" w:rsidRDefault="00FD0EB7" w:rsidP="0032352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แนวคิดการใช้ข้อมูลหลายชั้น หรือ </w:t>
      </w:r>
      <w:r>
        <w:rPr>
          <w:rFonts w:ascii="TH SarabunPSK" w:hAnsi="TH SarabunPSK" w:cs="TH SarabunPSK"/>
          <w:b/>
          <w:bCs/>
          <w:sz w:val="32"/>
          <w:szCs w:val="32"/>
        </w:rPr>
        <w:t>Multi-Layer Evidence</w:t>
      </w:r>
    </w:p>
    <w:p w14:paraId="7656C1E1" w14:textId="08B50AF7" w:rsidR="00FD0EB7" w:rsidRDefault="00323527" w:rsidP="0018280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ชั้นข้อมูลทุกชั้นเป็น ปุ่มเปิด-ปิดที่มีราคาเป็นเหรียญข้อมูล ผู้เรียนมีเหรียญจำกัดต่อรอบ จึงต้องเลือกว่าจะซื้อชั้นใดก่อน และในองก์ที่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ชั้นข้อมูลเชิงแสงจะถูกปิดโดยอัตโนมัติเพราะเมฆ ทำให้เห็นด้วยตนเองว่าข้อมูลมีทั้งต้นทุนและข้อจำกัด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310"/>
        <w:gridCol w:w="5311"/>
      </w:tblGrid>
      <w:tr w:rsidR="00DF7D2B" w14:paraId="40726289" w14:textId="77777777" w:rsidTr="00DF7D2B">
        <w:tc>
          <w:tcPr>
            <w:tcW w:w="5310" w:type="dxa"/>
          </w:tcPr>
          <w:p w14:paraId="341F8D16" w14:textId="2058C502" w:rsidR="00DF7D2B" w:rsidRPr="00DF7D2B" w:rsidRDefault="00DF7D2B" w:rsidP="00DF7D2B">
            <w:pPr>
              <w:tabs>
                <w:tab w:val="center" w:pos="2547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ภาพดาวเทียม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5311" w:type="dxa"/>
          </w:tcPr>
          <w:p w14:paraId="39745F22" w14:textId="088A94BA" w:rsidR="00DF7D2B" w:rsidRPr="00DF7D2B" w:rsidRDefault="00DF7D2B" w:rsidP="00DF7D2B">
            <w:pPr>
              <w:tabs>
                <w:tab w:val="left" w:pos="1166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ถนน/เส้นทางคมนาคม</w:t>
            </w:r>
          </w:p>
        </w:tc>
      </w:tr>
      <w:tr w:rsidR="00DF7D2B" w14:paraId="3220CB12" w14:textId="77777777" w:rsidTr="00DF7D2B">
        <w:tc>
          <w:tcPr>
            <w:tcW w:w="5310" w:type="dxa"/>
          </w:tcPr>
          <w:p w14:paraId="7F3AEAAC" w14:textId="4778637C" w:rsidR="00DF7D2B" w:rsidRPr="00DF7D2B" w:rsidRDefault="00DF7D2B" w:rsidP="00DF7D2B">
            <w:pPr>
              <w:tabs>
                <w:tab w:val="left" w:pos="154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ขอบเขตพื้นที่ศึกษา</w:t>
            </w:r>
          </w:p>
        </w:tc>
        <w:tc>
          <w:tcPr>
            <w:tcW w:w="5311" w:type="dxa"/>
          </w:tcPr>
          <w:p w14:paraId="1249BE93" w14:textId="290EABB4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พื้นที่เมือง/สิ่งปลูกสร้าง</w:t>
            </w:r>
          </w:p>
        </w:tc>
      </w:tr>
      <w:tr w:rsidR="00DF7D2B" w14:paraId="2D7E6393" w14:textId="77777777" w:rsidTr="00DF7D2B">
        <w:tc>
          <w:tcPr>
            <w:tcW w:w="5310" w:type="dxa"/>
          </w:tcPr>
          <w:p w14:paraId="2F1B37D3" w14:textId="525B7C73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แหล่งน้ำ</w:t>
            </w:r>
          </w:p>
        </w:tc>
        <w:tc>
          <w:tcPr>
            <w:tcW w:w="5311" w:type="dxa"/>
          </w:tcPr>
          <w:p w14:paraId="42395BAA" w14:textId="697B6C8F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ข้อมูลประชากร/ชุมชน</w:t>
            </w:r>
          </w:p>
        </w:tc>
      </w:tr>
      <w:tr w:rsidR="00DF7D2B" w14:paraId="11A7C33A" w14:textId="77777777" w:rsidTr="00DF7D2B">
        <w:tc>
          <w:tcPr>
            <w:tcW w:w="5310" w:type="dxa"/>
          </w:tcPr>
          <w:p w14:paraId="64BEB792" w14:textId="2DA10B38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พื้นที่ป่า/พื้นที่สีเขียว</w:t>
            </w:r>
          </w:p>
        </w:tc>
        <w:tc>
          <w:tcPr>
            <w:tcW w:w="5311" w:type="dxa"/>
          </w:tcPr>
          <w:p w14:paraId="03954C96" w14:textId="75D018B2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ข้อมูลภัยพิบัติ (น้ำท่วม ดินถล่ม)</w:t>
            </w:r>
          </w:p>
        </w:tc>
      </w:tr>
      <w:tr w:rsidR="00DF7D2B" w14:paraId="32D1BB45" w14:textId="77777777" w:rsidTr="00DF7D2B">
        <w:tc>
          <w:tcPr>
            <w:tcW w:w="5310" w:type="dxa"/>
          </w:tcPr>
          <w:p w14:paraId="6BF94C67" w14:textId="042A4B0B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ข้อมูลจาก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Application/Platform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GISTDA</w:t>
            </w:r>
          </w:p>
        </w:tc>
        <w:tc>
          <w:tcPr>
            <w:tcW w:w="5311" w:type="dxa"/>
          </w:tcPr>
          <w:p w14:paraId="55F4FE6F" w14:textId="2F0D689D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ข้อมูลอื่น ๆ : ฝนสะสมต้นน้ำ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ระดับน้ำรายสถานี</w:t>
            </w:r>
          </w:p>
        </w:tc>
      </w:tr>
    </w:tbl>
    <w:p w14:paraId="1C2721D3" w14:textId="708D638F" w:rsidR="00FD0EB7" w:rsidRDefault="00FD0EB7" w:rsidP="00FD0EB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แนวคิดหลักเกณฑ์การตัดสินใจ หรือ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Decision Rule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เบื้องต้น</w:t>
        <w:tab/>
      </w:r>
    </w:p>
    <w:p w14:paraId="0BBC833C" w14:textId="2BEF4984" w:rsidR="00E54EAC" w:rsidRDefault="00DF7D2B" w:rsidP="00DF7D2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ดัชนีความเสี่ยงลุ่มน้ำสาย (</w:t>
      </w:r>
      <w:r>
        <w:rPr>
          <w:rFonts w:ascii="TH SarabunPSK" w:hAnsi="TH SarabunPSK" w:cs="TH SarabunPSK"/>
          <w:sz w:val="32"/>
          <w:szCs w:val="32"/>
        </w:rPr>
        <w:t xml:space="preserve">Sai Flood Vulnerability Index) SFVI = </w:t>
      </w:r>
      <w:r>
        <w:rPr>
          <w:rFonts w:ascii="TH SarabunPSK" w:hAnsi="TH SarabunPSK" w:cs="TH SarabunPSK"/>
          <w:sz w:val="32"/>
          <w:szCs w:val="32"/>
          <w:cs/>
        </w:rPr>
        <w:t>0.30</w:t>
      </w:r>
      <w:r>
        <w:rPr>
          <w:rFonts w:ascii="TH SarabunPSK" w:hAnsi="TH SarabunPSK" w:cs="TH SarabunPSK"/>
          <w:sz w:val="32"/>
          <w:szCs w:val="32"/>
        </w:rPr>
        <w:t xml:space="preserve">·W + </w:t>
      </w:r>
      <w:r>
        <w:rPr>
          <w:rFonts w:ascii="TH SarabunPSK" w:hAnsi="TH SarabunPSK" w:cs="TH SarabunPSK"/>
          <w:sz w:val="32"/>
          <w:szCs w:val="32"/>
          <w:cs/>
        </w:rPr>
        <w:t>0.25</w:t>
      </w:r>
      <w:r>
        <w:rPr>
          <w:rFonts w:ascii="TH SarabunPSK" w:hAnsi="TH SarabunPSK" w:cs="TH SarabunPSK"/>
          <w:sz w:val="32"/>
          <w:szCs w:val="32"/>
        </w:rPr>
        <w:t xml:space="preserve">·R + </w:t>
      </w:r>
      <w:r>
        <w:rPr>
          <w:rFonts w:ascii="TH SarabunPSK" w:hAnsi="TH SarabunPSK" w:cs="TH SarabunPSK"/>
          <w:sz w:val="32"/>
          <w:szCs w:val="32"/>
          <w:cs/>
        </w:rPr>
        <w:t>0.20</w:t>
      </w:r>
      <w:r>
        <w:rPr>
          <w:rFonts w:ascii="TH SarabunPSK" w:hAnsi="TH SarabunPSK" w:cs="TH SarabunPSK"/>
          <w:sz w:val="32"/>
          <w:szCs w:val="32"/>
        </w:rPr>
        <w:t xml:space="preserve">·L + </w:t>
      </w:r>
      <w:r>
        <w:rPr>
          <w:rFonts w:ascii="TH SarabunPSK" w:hAnsi="TH SarabunPSK" w:cs="TH SarabunPSK"/>
          <w:sz w:val="32"/>
          <w:szCs w:val="32"/>
          <w:cs/>
        </w:rPr>
        <w:t>0.15</w:t>
      </w:r>
      <w:r>
        <w:rPr>
          <w:rFonts w:ascii="TH SarabunPSK" w:hAnsi="TH SarabunPSK" w:cs="TH SarabunPSK"/>
          <w:sz w:val="32"/>
          <w:szCs w:val="32"/>
        </w:rPr>
        <w:t xml:space="preserve">·N + </w:t>
      </w:r>
      <w:r>
        <w:rPr>
          <w:rFonts w:ascii="TH SarabunPSK" w:hAnsi="TH SarabunPSK" w:cs="TH SarabunPSK"/>
          <w:sz w:val="32"/>
          <w:szCs w:val="32"/>
          <w:cs/>
        </w:rPr>
        <w:t>0.10</w:t>
      </w:r>
      <w:r>
        <w:rPr>
          <w:rFonts w:ascii="TH SarabunPSK" w:hAnsi="TH SarabunPSK" w:cs="TH SarabunPSK"/>
          <w:sz w:val="32"/>
          <w:szCs w:val="32"/>
        </w:rPr>
        <w:t>·P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5"/>
        <w:gridCol w:w="6095"/>
        <w:gridCol w:w="3541"/>
      </w:tblGrid>
      <w:tr w:rsidR="00DF7D2B" w14:paraId="2F8E5B23" w14:textId="77777777" w:rsidTr="00F56AB2">
        <w:tc>
          <w:tcPr>
            <w:tcW w:w="985" w:type="dxa"/>
          </w:tcPr>
          <w:p w14:paraId="7DC70B6A" w14:textId="22838533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ตัวแปร</w:t>
            </w:r>
          </w:p>
        </w:tc>
        <w:tc>
          <w:tcPr>
            <w:tcW w:w="6095" w:type="dxa"/>
          </w:tcPr>
          <w:p w14:paraId="580DD0ED" w14:textId="217FBCDE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นิยาม</w:t>
            </w:r>
          </w:p>
        </w:tc>
        <w:tc>
          <w:tcPr>
            <w:tcW w:w="3541" w:type="dxa"/>
          </w:tcPr>
          <w:p w14:paraId="2514F1D6" w14:textId="289A0AA2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</w:t>
            </w:r>
          </w:p>
        </w:tc>
      </w:tr>
      <w:tr w:rsidR="00DF7D2B" w14:paraId="6E5E2A54" w14:textId="77777777" w:rsidTr="00F56AB2">
        <w:tc>
          <w:tcPr>
            <w:tcW w:w="985" w:type="dxa"/>
          </w:tcPr>
          <w:p w14:paraId="034B10A1" w14:textId="3896C324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6095" w:type="dxa"/>
          </w:tcPr>
          <w:p w14:paraId="71C9ABD4" w14:textId="2F95C2F2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ระดับน้ำที่สถานีบ้านถ้ำผาจม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ระดับวิกฤติ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4.20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</w:p>
        </w:tc>
        <w:tc>
          <w:tcPr>
            <w:tcW w:w="3541" w:type="dxa"/>
          </w:tcPr>
          <w:p w14:paraId="60D1DED3" w14:textId="6D882181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วัดจริง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กรมทรัพยากรน้ำ</w:t>
            </w:r>
          </w:p>
        </w:tc>
      </w:tr>
      <w:tr w:rsidR="00DF7D2B" w14:paraId="0F74D1DF" w14:textId="77777777" w:rsidTr="00F56AB2">
        <w:tc>
          <w:tcPr>
            <w:tcW w:w="985" w:type="dxa"/>
          </w:tcPr>
          <w:p w14:paraId="2D8AC503" w14:textId="0AC91133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</w:p>
        </w:tc>
        <w:tc>
          <w:tcPr>
            <w:tcW w:w="6095" w:type="dxa"/>
          </w:tcPr>
          <w:p w14:paraId="3FB4DE87" w14:textId="26D71040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ฝนสะสมต้นน้ำที่สถานีบ้านโจตาดา ฝั่งเมียนมา ปรับเป็น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0–1</w:t>
            </w:r>
          </w:p>
        </w:tc>
        <w:tc>
          <w:tcPr>
            <w:tcW w:w="3541" w:type="dxa"/>
          </w:tcPr>
          <w:p w14:paraId="18C9C41A" w14:textId="4F68427A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วัดจริง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del w:id="901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delText xml:space="preserve">รายงานผ่านกรมทรัพยากรน้ำ</w:delText>
              </w:r>
            </w:del>
            <w:ins w:id="902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t xml:space="preserve">มูลนิธิอาสาเพื่อนพึ่ง (ภาฯ) ยามยาก ผ่าน ThaiWater</w:t>
              </w:r>
            </w:ins>
          </w:p>
        </w:tc>
      </w:tr>
      <w:tr w:rsidR="00DF7D2B" w14:paraId="261A15BA" w14:textId="77777777" w:rsidTr="00F56AB2">
        <w:tc>
          <w:tcPr>
            <w:tcW w:w="985" w:type="dxa"/>
          </w:tcPr>
          <w:p w14:paraId="0FA402E0" w14:textId="5EA59230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</w:t>
            </w:r>
          </w:p>
        </w:tc>
        <w:tc>
          <w:tcPr>
            <w:tcW w:w="6095" w:type="dxa"/>
          </w:tcPr>
          <w:p w14:paraId="220EFAF5" w14:textId="3A1693B5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จำนวนและพื้นที่ร่องรอยดินถล่มใหม่ในพื้นที่รับน้ำ</w:t>
            </w:r>
          </w:p>
        </w:tc>
        <w:tc>
          <w:tcPr>
            <w:tcW w:w="3541" w:type="dxa"/>
          </w:tcPr>
          <w:p w14:paraId="33BE4998" w14:textId="20435656" w:rsidR="00DF7D2B" w:rsidRDefault="00DF7D2B" w:rsidP="00F56AB2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วัดจากภาพ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</w:p>
        </w:tc>
      </w:tr>
      <w:tr w:rsidR="00DF7D2B" w14:paraId="4D660381" w14:textId="77777777" w:rsidTr="00F56AB2">
        <w:tc>
          <w:tcPr>
            <w:tcW w:w="985" w:type="dxa"/>
          </w:tcPr>
          <w:p w14:paraId="51C03B50" w14:textId="10E63247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6095" w:type="dxa"/>
          </w:tcPr>
          <w:p w14:paraId="56B0557C" w14:textId="75766B41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สัดส่วนความกว้างลำน้ำที่หายไป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1 − 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กว้างปัจจุบัน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÷ 150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ม.)</w:t>
            </w:r>
          </w:p>
        </w:tc>
        <w:tc>
          <w:tcPr>
            <w:tcW w:w="3541" w:type="dxa"/>
          </w:tcPr>
          <w:p w14:paraId="45CC65B1" w14:textId="3B86BC0C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วัดจากภาพ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</w:p>
        </w:tc>
      </w:tr>
      <w:tr w:rsidR="00DF7D2B" w14:paraId="41B4ABEE" w14:textId="77777777" w:rsidTr="00F56AB2">
        <w:tc>
          <w:tcPr>
            <w:tcW w:w="985" w:type="dxa"/>
          </w:tcPr>
          <w:p w14:paraId="5DA13B49" w14:textId="6A23846A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</w:p>
        </w:tc>
        <w:tc>
          <w:tcPr>
            <w:tcW w:w="6095" w:type="dxa"/>
          </w:tcPr>
          <w:p w14:paraId="0D6C4E0B" w14:textId="4F6F6616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สัดส่วนครัวเรือนในเขตน้ำถึงของแต่ละชุมชน</w:t>
            </w:r>
          </w:p>
        </w:tc>
        <w:tc>
          <w:tcPr>
            <w:tcW w:w="3541" w:type="dxa"/>
          </w:tcPr>
          <w:p w14:paraId="0EFAAC67" w14:textId="49B16212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ค่าสถานการณ์</w:t>
            </w:r>
          </w:p>
        </w:tc>
      </w:tr>
    </w:tbl>
    <w:p w14:paraId="60D551A8" w14:textId="1B03E4B9" w:rsidR="00F56AB2" w:rsidRDefault="00F56AB2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เกณฑ์ยับยั้งที่ 1</w:t>
      </w:r>
      <w:r>
        <w:rPr>
          <w:rFonts w:ascii="TH SarabunPSK" w:hAnsi="TH SarabunPSK" w:cs="TH SarabunPSK"/>
          <w:sz w:val="32"/>
          <w:szCs w:val="32"/>
          <w:cs/>
        </w:rPr>
        <w:t xml:space="preserve"> : ถ้าระดับน้ำสถานีบ้านถ้ำผาจม</w:t>
      </w:r>
      <w:r>
        <w:rPr>
          <w:rFonts w:ascii="TH SarabunPSK" w:hAnsi="TH SarabunPSK" w:cs="TH SarabunPSK" w:hint="cs"/>
          <w:sz w:val="32"/>
          <w:szCs w:val="32"/>
        </w:rPr>
        <w:t xml:space="preserve"> ≥</w:t>
      </w:r>
      <w:r>
        <w:rPr>
          <w:rFonts w:ascii="Cambria Math" w:hAnsi="Cambria Math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4.20 m (</w:t>
      </w:r>
      <w:r>
        <w:rPr>
          <w:rFonts w:ascii="TH SarabunPSK" w:hAnsi="TH SarabunPSK" w:cs="TH SarabunPSK" w:hint="cs"/>
          <w:sz w:val="32"/>
          <w:szCs w:val="32"/>
          <w:cs/>
        </w:rPr>
        <w:t>ระดับวิกฤติกรมทรัพยากรน้ำ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ให้สั่งอพยพทันทีโดยไม่รอภาพยืนยัน ไม่ว่าค่า </w:t>
      </w:r>
      <w:r>
        <w:rPr>
          <w:rFonts w:ascii="TH SarabunPSK" w:hAnsi="TH SarabunPSK" w:cs="TH SarabunPSK"/>
          <w:sz w:val="32"/>
          <w:szCs w:val="32"/>
        </w:rPr>
        <w:t xml:space="preserve">SFVI </w:t>
      </w:r>
      <w:r>
        <w:rPr>
          <w:rFonts w:ascii="TH SarabunPSK" w:hAnsi="TH SarabunPSK" w:cs="TH SarabunPSK"/>
          <w:sz w:val="32"/>
          <w:szCs w:val="32"/>
          <w:cs/>
        </w:rPr>
        <w:t>เป็นเท่าใด (โดยระดับ</w:t>
      </w:r>
      <w:r>
        <w:rPr>
          <w:rFonts w:ascii="TH SarabunPSK" w:hAnsi="TH SarabunPSK" w:cs="TH SarabunPSK"/>
          <w:sz w:val="32"/>
          <w:szCs w:val="32"/>
        </w:rPr>
        <w:t xml:space="preserve"> 4.01m </w:t>
      </w:r>
      <w:r>
        <w:rPr>
          <w:rFonts w:ascii="TH SarabunPSK" w:hAnsi="TH SarabunPSK" w:cs="TH SarabunPSK"/>
          <w:sz w:val="32"/>
          <w:szCs w:val="32"/>
          <w:cs/>
        </w:rPr>
        <w:t>ถือเป็นระดับเตือนภัยเตรียมพร้อม)</w:t>
      </w:r>
    </w:p>
    <w:p w14:paraId="04D32D3C" w14:textId="3A9C3745" w:rsidR="00354BA8" w:rsidRPr="00354BA8" w:rsidRDefault="00354BA8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เกณฑ์ยับยั้ง </w:t>
      </w:r>
      <w:r>
        <w:rPr>
          <w:rFonts w:ascii="TH SarabunPSK" w:hAnsi="TH SarabunPSK" w:cs="TH SarabunPSK"/>
          <w:b/>
          <w:bCs/>
          <w:sz w:val="32"/>
          <w:szCs w:val="32"/>
        </w:rPr>
        <w:t>2: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ถ้าเมฆบัง ห้ามใช้ค่า</w:t>
      </w:r>
      <w:r>
        <w:rPr>
          <w:rFonts w:ascii="TH SarabunPSK" w:hAnsi="TH SarabunPSK" w:cs="TH SarabunPSK"/>
          <w:sz w:val="32"/>
          <w:szCs w:val="32"/>
        </w:rPr>
        <w:t xml:space="preserve"> L </w:t>
      </w:r>
      <w:r>
        <w:rPr>
          <w:rFonts w:ascii="TH SarabunPSK" w:hAnsi="TH SarabunPSK" w:cs="TH SarabunPSK"/>
          <w:sz w:val="32"/>
          <w:szCs w:val="32"/>
          <w:cs/>
        </w:rPr>
        <w:t xml:space="preserve">จากภาพเก่าเกิน </w:t>
      </w:r>
      <w:r>
        <w:rPr>
          <w:rFonts w:ascii="TH SarabunPSK" w:hAnsi="TH SarabunPSK" w:cs="TH SarabunPSK"/>
          <w:sz w:val="32"/>
          <w:szCs w:val="32"/>
        </w:rPr>
        <w:t xml:space="preserve">48 </w:t>
      </w:r>
      <w:r>
        <w:rPr>
          <w:rFonts w:ascii="TH SarabunPSK" w:hAnsi="TH SarabunPSK" w:cs="TH SarabunPSK"/>
          <w:sz w:val="32"/>
          <w:szCs w:val="32"/>
          <w:cs/>
        </w:rPr>
        <w:t>ชม. ถ่วงน้ำหนักเต็ม โดยต้องลดน้ำหนักและระบุค่าความเชื่อมั่นต่ำ</w:t>
      </w:r>
    </w:p>
    <w:p w14:paraId="347B0C5F" w14:textId="77777777" w:rsidR="00354BA8" w:rsidRPr="00354BA8" w:rsidRDefault="00354BA8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เกณฑ์ตัดสินเสมอ: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เมื่อสองชุมชนคะแนนเท่ากัน ให้เลือกชุมชนที่เหลือเส้นทางออกน้อยกว่า</w:t>
      </w:r>
    </w:p>
    <w:p w14:paraId="1960E908" w14:textId="678A1E22" w:rsidR="00354BA8" w:rsidRPr="00354BA8" w:rsidRDefault="00354BA8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แบบจำลองความเชื่อมั่น: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เตือนผิดเสียความเชื่อมั่นทบขึ้น</w:t>
      </w:r>
      <w:r>
        <w:rPr>
          <w:rFonts w:ascii="TH SarabunPSK" w:hAnsi="TH SarabunPSK" w:cs="TH SarabunPSK"/>
          <w:sz w:val="32"/>
          <w:szCs w:val="32"/>
        </w:rPr>
        <w:t xml:space="preserve"> (-5 / -15 / -40) </w:t>
      </w:r>
      <w:r>
        <w:rPr>
          <w:rFonts w:ascii="TH SarabunPSK" w:hAnsi="TH SarabunPSK" w:cs="TH SarabunPSK"/>
          <w:sz w:val="32"/>
          <w:szCs w:val="32"/>
          <w:cs/>
        </w:rPr>
        <w:t>เตือนช้าเสีย</w:t>
      </w:r>
      <w:r>
        <w:rPr>
          <w:rFonts w:ascii="TH SarabunPSK" w:hAnsi="TH SarabunPSK" w:cs="TH SarabunPSK"/>
          <w:sz w:val="32"/>
          <w:szCs w:val="32"/>
        </w:rPr>
        <w:t xml:space="preserve"> -30 </w:t>
      </w:r>
      <w:r>
        <w:rPr>
          <w:rFonts w:ascii="TH SarabunPSK" w:hAnsi="TH SarabunPSK" w:cs="TH SarabunPSK"/>
          <w:sz w:val="32"/>
          <w:szCs w:val="32"/>
          <w:cs/>
        </w:rPr>
        <w:t>ครั้งเดียวแต่กระทบจริง สะท้อนผลจริงที่การเตือนผิดซ้ำๆ ทำให้ประชาชนไม่อพยพตามคำสั่งในครั้งถัดไป</w:t>
      </w:r>
    </w:p>
    <w:p w14:paraId="79BC82AE" w14:textId="34A1588A" w:rsidR="00A63DBC" w:rsidRDefault="00FD0EB7" w:rsidP="00FD0EB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7.1) ใ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ห้ทีมระบุว่าใช้ปัจจัยอะไรบ้างในการตัดสินใจ อย่างน้อย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ปัจจัย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55"/>
        <w:gridCol w:w="1570"/>
        <w:gridCol w:w="3740"/>
        <w:gridCol w:w="2656"/>
      </w:tblGrid>
      <w:tr w:rsidR="00F56AB2" w14:paraId="7E9ECC67" w14:textId="77777777" w:rsidTr="00F56AB2">
        <w:tc>
          <w:tcPr>
            <w:tcW w:w="2655" w:type="dxa"/>
          </w:tcPr>
          <w:p w14:paraId="2F42AE35" w14:textId="3B49514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1570" w:type="dxa"/>
          </w:tcPr>
          <w:p w14:paraId="2C21FF5F" w14:textId="428AF9B9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สัญลักษณ์/น้ำหนัก</w:t>
            </w:r>
          </w:p>
        </w:tc>
        <w:tc>
          <w:tcPr>
            <w:tcW w:w="3740" w:type="dxa"/>
          </w:tcPr>
          <w:p w14:paraId="2F4EAA5E" w14:textId="28566295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ข้อมูลที่ใช้สนับสนุน</w:t>
            </w:r>
          </w:p>
        </w:tc>
        <w:tc>
          <w:tcPr>
            <w:tcW w:w="2656" w:type="dxa"/>
          </w:tcPr>
          <w:p w14:paraId="77EA9D3B" w14:textId="784F1126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เหตุผลที่ปัจจัยนี้สำคัญ</w:t>
            </w:r>
          </w:p>
        </w:tc>
      </w:tr>
      <w:tr w:rsidR="00F56AB2" w14:paraId="034636BE" w14:textId="77777777" w:rsidTr="00F56AB2">
        <w:trPr>
          <w:trHeight w:val="802"/>
        </w:trPr>
        <w:tc>
          <w:tcPr>
            <w:tcW w:w="2655" w:type="dxa"/>
          </w:tcPr>
          <w:p w14:paraId="63701C22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1481E2" w14:textId="5EF42F33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ระดับน้ำในลำน้ำสาย</w:t>
            </w:r>
          </w:p>
        </w:tc>
        <w:tc>
          <w:tcPr>
            <w:tcW w:w="1570" w:type="dxa"/>
          </w:tcPr>
          <w:p w14:paraId="7A3B8136" w14:textId="5425E1D4" w:rsidR="00F56AB2" w:rsidRDefault="00F56AB2" w:rsidP="00F56AB2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FC488B" w14:textId="72AEB3B0" w:rsidR="00F56AB2" w:rsidRPr="00F56AB2" w:rsidRDefault="00F56AB2" w:rsidP="00F56AB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W</w:t>
            </w:r>
          </w:p>
          <w:p w14:paraId="06C77553" w14:textId="03134254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3740" w:type="dxa"/>
          </w:tcPr>
          <w:p w14:paraId="1F7039D7" w14:textId="77777777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สถานีตรวจวัดบ้านถ้ำผาจม</w:t>
            </w:r>
          </w:p>
          <w:p w14:paraId="2CECA9CD" w14:textId="2F67A514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ต.เวียงพางคำ เทียบระดับวิกฤติ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4.20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</w:p>
        </w:tc>
        <w:tc>
          <w:tcPr>
            <w:tcW w:w="2656" w:type="dxa"/>
          </w:tcPr>
          <w:p w14:paraId="15DE93C3" w14:textId="77777777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เป็นตัวชี้วัดที่ใกล้เหตุการณ์ที่สุด และเป็น</w:t>
            </w:r>
          </w:p>
          <w:p w14:paraId="0E3ADD3D" w14:textId="16D76620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เกณฑ์ที่หน่วยงานใช้ประกาศเตือนภัยจริง</w:t>
            </w:r>
          </w:p>
        </w:tc>
      </w:tr>
      <w:tr w:rsidR="00F56AB2" w14:paraId="2351F5BE" w14:textId="77777777" w:rsidTr="00F56AB2">
        <w:tc>
          <w:tcPr>
            <w:tcW w:w="2655" w:type="dxa"/>
          </w:tcPr>
          <w:p w14:paraId="3505A477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AED8BD" w14:textId="03963897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ฝนสะสมในพื้นที่รับน้ำต้นน้ำ</w:t>
            </w:r>
          </w:p>
        </w:tc>
        <w:tc>
          <w:tcPr>
            <w:tcW w:w="1570" w:type="dxa"/>
          </w:tcPr>
          <w:p w14:paraId="368E8631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BE0AC0" w14:textId="72300075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</w:p>
          <w:p w14:paraId="49BD899A" w14:textId="57AF3839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0.25</w:t>
            </w:r>
          </w:p>
        </w:tc>
        <w:tc>
          <w:tcPr>
            <w:tcW w:w="3740" w:type="dxa"/>
          </w:tcPr>
          <w:p w14:paraId="063A59D4" w14:textId="101C59A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สถานีบ้านโจตาดา ฝั่งเมียนมา</w:t>
            </w:r>
          </w:p>
          <w:p w14:paraId="0754B99B" w14:textId="0794C21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del w:id="903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delText xml:space="preserve">รายงานผ่านกรมทรัพยากรน้ำ</w:delText>
              </w:r>
            </w:del>
            <w:ins w:id="904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t xml:space="preserve">ของมูลนิธิอาสาเพื่อนพึ่ง (ภาฯ) ยามยาก ผ่าน ThaiWater</w:t>
              </w:r>
            </w:ins>
          </w:p>
        </w:tc>
        <w:tc>
          <w:tcPr>
            <w:tcW w:w="2656" w:type="dxa"/>
          </w:tcPr>
          <w:p w14:paraId="2ADB411C" w14:textId="77777777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del w:id="907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delText xml:space="preserve">สถานีบ้านโจตาดา ฝั่งเมียนมา</w:delText>
              </w:r>
            </w:del>
            <w:ins w:id="908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t xml:space="preserve">เป็นตัวชี้นำล่วงหน้า น้ำจากสถานีนี้</w:t>
              </w:r>
            </w:ins>
          </w:p>
          <w:p w14:paraId="58612EEC" w14:textId="385D8618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del w:id="905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delText xml:space="preserve">รายงานผ่านกรมทรัพยากรน้ำ</w:delText>
              </w:r>
            </w:del>
            <w:ins w:id="906" w:author="Claude" w:date="2026-09-25T00:00:00Z">
              <w:r>
                <w:rPr>
                  <w:rFonts w:ascii="TH SarabunPSK" w:hAnsi="TH SarabunPSK" w:cs="TH SarabunPSK"/>
                  <w:sz w:val="32"/>
                  <w:szCs w:val="32"/>
                  <w:cs/>
                </w:rPr>
                <w:t xml:space="preserve">ใช้เวลาราว 5 ชม. ถึงแม่สาย</w:t>
              </w:r>
            </w:ins>
          </w:p>
        </w:tc>
      </w:tr>
      <w:tr w:rsidR="00F56AB2" w14:paraId="5B2156E5" w14:textId="77777777" w:rsidTr="00F56AB2">
        <w:tc>
          <w:tcPr>
            <w:tcW w:w="2655" w:type="dxa"/>
          </w:tcPr>
          <w:p w14:paraId="79AE1BF7" w14:textId="77777777" w:rsidR="00F56AB2" w:rsidRDefault="00F56AB2" w:rsidP="00F56AB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4D43FB" w14:textId="290D2E18" w:rsidR="00F56AB2" w:rsidRPr="00F56AB2" w:rsidRDefault="00F56AB2" w:rsidP="00F56AB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องรอยดินถล่มใหม่ในพื้นที่รับน้ำ</w:t>
            </w:r>
          </w:p>
        </w:tc>
        <w:tc>
          <w:tcPr>
            <w:tcW w:w="1570" w:type="dxa"/>
          </w:tcPr>
          <w:p w14:paraId="04F2D05C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799FCB" w14:textId="00923B1F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  <w:p w14:paraId="2135B260" w14:textId="54F3CE5D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0.20</w:t>
            </w:r>
          </w:p>
        </w:tc>
        <w:tc>
          <w:tcPr>
            <w:tcW w:w="3740" w:type="dxa"/>
          </w:tcPr>
          <w:p w14:paraId="62DB3F68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12F056" w14:textId="0FE86E46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THEOS-2 Pan 0.5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เทียบภาพ</w:t>
            </w:r>
          </w:p>
          <w:p w14:paraId="2408DD93" w14:textId="1E9AC24D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สองช่วงเวลา ร่วมกับ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LANDX</w:t>
            </w:r>
          </w:p>
        </w:tc>
        <w:tc>
          <w:tcPr>
            <w:tcW w:w="2656" w:type="dxa"/>
          </w:tcPr>
          <w:p w14:paraId="03291BEF" w14:textId="61F63DC7" w:rsidR="00F56AB2" w:rsidRPr="00F56AB2" w:rsidRDefault="00F56AB2" w:rsidP="006D77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กำหนดว่าน้ำที่มาจะพ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ตะกอนโคลนมาด้วยมากน้อยเพียงใด ซึ่งเปลี่ยนลักษณะความเสียหาย</w:t>
            </w:r>
          </w:p>
        </w:tc>
      </w:tr>
      <w:tr w:rsidR="00F56AB2" w14:paraId="6769590C" w14:textId="77777777" w:rsidTr="006D77D4">
        <w:trPr>
          <w:trHeight w:val="1279"/>
        </w:trPr>
        <w:tc>
          <w:tcPr>
            <w:tcW w:w="2655" w:type="dxa"/>
          </w:tcPr>
          <w:p w14:paraId="22FF7AAC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0F7C71" w14:textId="3E11DC12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ความกว้างลำน้ำที่เหลืออยู่</w:t>
            </w:r>
          </w:p>
        </w:tc>
        <w:tc>
          <w:tcPr>
            <w:tcW w:w="1570" w:type="dxa"/>
          </w:tcPr>
          <w:p w14:paraId="16BA350F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9108D3" w14:textId="2D93B602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</w:p>
          <w:p w14:paraId="5225BF16" w14:textId="030C5555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0.15</w:t>
            </w:r>
          </w:p>
        </w:tc>
        <w:tc>
          <w:tcPr>
            <w:tcW w:w="3740" w:type="dxa"/>
          </w:tcPr>
          <w:p w14:paraId="67645A48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008B48" w14:textId="76B70C6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วัดความกว้างลำน้ำ</w:t>
            </w:r>
          </w:p>
          <w:p w14:paraId="0D208623" w14:textId="5B387D30" w:rsidR="00F56AB2" w:rsidRPr="00F56AB2" w:rsidRDefault="00F56AB2" w:rsidP="006D77D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เทียบกับความกว้างเดิม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150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</w:p>
        </w:tc>
        <w:tc>
          <w:tcPr>
            <w:tcW w:w="2656" w:type="dxa"/>
          </w:tcPr>
          <w:p w14:paraId="33C6A9B5" w14:textId="3EACEC36" w:rsidR="00F56AB2" w:rsidRPr="00F56AB2" w:rsidRDefault="00F56AB2" w:rsidP="006D77D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ลำน้ำที่แคบลงเหลือ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20–30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ทำให้ระดับน้ำเพิ่มเร็วกว่าเดิมที่ปริมาณน้ำเท่ากัน</w:t>
            </w:r>
          </w:p>
        </w:tc>
      </w:tr>
      <w:tr w:rsidR="00F56AB2" w14:paraId="71269063" w14:textId="77777777" w:rsidTr="00F56AB2">
        <w:tc>
          <w:tcPr>
            <w:tcW w:w="2655" w:type="dxa"/>
          </w:tcPr>
          <w:p w14:paraId="10C0ACDF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70925C" w14:textId="5CB7C300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ครัวเรือนในเขต</w:t>
            </w:r>
          </w:p>
          <w:p w14:paraId="4F8A0876" w14:textId="4E34723C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น้ำถึงของแต่ละชุมชน</w:t>
            </w:r>
          </w:p>
        </w:tc>
        <w:tc>
          <w:tcPr>
            <w:tcW w:w="1570" w:type="dxa"/>
          </w:tcPr>
          <w:p w14:paraId="23DE98AC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36634A" w14:textId="5A810D0D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</w:p>
          <w:p w14:paraId="7D736E4E" w14:textId="4AB4A0A2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0.10</w:t>
            </w:r>
          </w:p>
        </w:tc>
        <w:tc>
          <w:tcPr>
            <w:tcW w:w="3740" w:type="dxa"/>
          </w:tcPr>
          <w:p w14:paraId="799C27FD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2224E6" w14:textId="14BEDFC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หลังคาเรือนจาก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 Pan 0.5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</w:p>
          <w:p w14:paraId="505BA590" w14:textId="7FEE8550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ร่วมกับข้อมูลชุมชน</w:t>
            </w:r>
          </w:p>
        </w:tc>
        <w:tc>
          <w:tcPr>
            <w:tcW w:w="2656" w:type="dxa"/>
          </w:tcPr>
          <w:p w14:paraId="66EB6FA2" w14:textId="7E8D491C" w:rsidR="00F56AB2" w:rsidRPr="00F56AB2" w:rsidRDefault="00F56AB2" w:rsidP="006D77D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ใช้จัดลำดับว่าทรัพยากรที่มีจำกัดควรไปที่ใดก่อนเมื่อช่วยพร้อมกันทั้ง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ชุมชนไม่ได้</w:t>
            </w:r>
          </w:p>
        </w:tc>
      </w:tr>
    </w:tbl>
    <w:p w14:paraId="3B81694D" w14:textId="1A2F582B" w:rsidR="0045644F" w:rsidRDefault="00BC7394" w:rsidP="005825BA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7.2) ให้ทีม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รูปแบบ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bidi="ar-SA"/>
          <w14:ligatures w14:val="none"/>
        </w:rPr>
        <w:t xml:space="preserve">Logic Matrix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เบื้องต้น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58"/>
        <w:gridCol w:w="3888"/>
        <w:gridCol w:w="3475"/>
      </w:tblGrid>
      <w:tr w:rsidR="00F56AB2" w14:paraId="4459E6DC" w14:textId="77777777" w:rsidTr="00C63D9F">
        <w:tc>
          <w:tcPr>
            <w:tcW w:w="3258" w:type="dxa"/>
          </w:tcPr>
          <w:p w14:paraId="61916AE0" w14:textId="7EEB8145" w:rsidR="00F56AB2" w:rsidRPr="00D71EFD" w:rsidRDefault="0045644F" w:rsidP="00F56AB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เงื่อนไข / ข้อมูลที่พบ</w:t>
            </w:r>
          </w:p>
        </w:tc>
        <w:tc>
          <w:tcPr>
            <w:tcW w:w="3888" w:type="dxa"/>
          </w:tcPr>
          <w:p w14:paraId="22BDF7A2" w14:textId="6B4E6E56" w:rsidR="00F56AB2" w:rsidRPr="00D71EFD" w:rsidRDefault="00F56AB2" w:rsidP="00F56AB2">
            <w:pPr>
              <w:ind w:firstLine="72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ความหมายต่อภารกิจ</w:t>
            </w:r>
          </w:p>
        </w:tc>
        <w:tc>
          <w:tcPr>
            <w:tcW w:w="3475" w:type="dxa"/>
          </w:tcPr>
          <w:p w14:paraId="6CD1B6AC" w14:textId="36FC0E90" w:rsidR="00F56AB2" w:rsidRPr="00D71EFD" w:rsidRDefault="00F56AB2" w:rsidP="00F56AB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แนวทางตัดสินใจเบื้องต้น</w:t>
            </w:r>
          </w:p>
        </w:tc>
      </w:tr>
      <w:tr w:rsidR="00F56AB2" w14:paraId="46F33829" w14:textId="77777777" w:rsidTr="00C63D9F">
        <w:tc>
          <w:tcPr>
            <w:tcW w:w="3258" w:type="dxa"/>
          </w:tcPr>
          <w:p w14:paraId="47FA61DC" w14:textId="482B6821" w:rsidR="00F56AB2" w:rsidRPr="00D71EFD" w:rsidRDefault="00F56AB2" w:rsidP="00D71EFD">
            <w:pPr>
              <w:tabs>
                <w:tab w:val="left" w:pos="25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ระดับน้ำที่ถ้ำผาจม ≥ 4.20 ม.</w:t>
            </w:r>
          </w:p>
        </w:tc>
        <w:tc>
          <w:tcPr>
            <w:tcW w:w="3888" w:type="dxa"/>
          </w:tcPr>
          <w:p w14:paraId="6B8909E3" w14:textId="44469E05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ถึงระดับวิกฤติที่หน่วยงานประกาศ</w:t>
            </w:r>
          </w:p>
        </w:tc>
        <w:tc>
          <w:tcPr>
            <w:tcW w:w="3475" w:type="dxa"/>
          </w:tcPr>
          <w:p w14:paraId="034D48EC" w14:textId="6428EC19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สั่งอพยพทันที ไม่รอภาพยืนยัน (veto)</w:t>
            </w:r>
          </w:p>
        </w:tc>
      </w:tr>
      <w:tr w:rsidR="00F56AB2" w14:paraId="1C55B2CC" w14:textId="77777777" w:rsidTr="00C63D9F">
        <w:tc>
          <w:tcPr>
            <w:tcW w:w="3258" w:type="dxa"/>
          </w:tcPr>
          <w:p w14:paraId="5D1D8FF1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ระดับน้ำ 4.00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4.20 ม. และ</w:t>
            </w:r>
          </w:p>
          <w:p w14:paraId="7BBE6019" w14:textId="7223A929" w:rsidR="00F56AB2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ฝนต้นน้ำยังตกต่อเนื่อง</w:t>
            </w:r>
          </w:p>
        </w:tc>
        <w:tc>
          <w:tcPr>
            <w:tcW w:w="3888" w:type="dxa"/>
          </w:tcPr>
          <w:p w14:paraId="5179A2CE" w14:textId="0D5FB4F6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มีแนวโน้มถึงวิกฤติภายในไม่กี่ชั่วโมง</w:t>
            </w:r>
          </w:p>
        </w:tc>
        <w:tc>
          <w:tcPr>
            <w:tcW w:w="3475" w:type="dxa"/>
          </w:tcPr>
          <w:p w14:paraId="46BCC721" w14:textId="77777777" w:rsidR="00D71EFD" w:rsidRDefault="00F56AB2" w:rsidP="00D71EFD">
            <w:pPr>
              <w:jc w:val="center"/>
              <w:rPr>
                <w:rFonts w:ascii="TH SarabunPSK" w:hAnsi="TH SarabunPSK" w:cs="TH SarabunPSK"/>
                <w:color w:val="1A1A1A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แจ้งเตรียมพร้อมและสั่งถ่ายภาพ</w:t>
            </w:r>
          </w:p>
          <w:p w14:paraId="42679F43" w14:textId="5717CA67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รอบเร่งด่วน</w:t>
            </w:r>
          </w:p>
        </w:tc>
      </w:tr>
      <w:tr w:rsidR="00D71EFD" w14:paraId="08A7B373" w14:textId="77777777" w:rsidTr="00C63D9F">
        <w:tc>
          <w:tcPr>
            <w:tcW w:w="3258" w:type="dxa"/>
          </w:tcPr>
          <w:p w14:paraId="1EB8ED57" w14:textId="1ADAC6E4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พบร่องรอยดินถล่มใหม่ในพื้นที่รับน้ำ</w:t>
            </w:r>
          </w:p>
        </w:tc>
        <w:tc>
          <w:tcPr>
            <w:tcW w:w="3888" w:type="dxa"/>
          </w:tcPr>
          <w:p w14:paraId="3775E30B" w14:textId="560CD718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น้ำที่มาจะพาตะกอนโคลนมาด้วย</w:t>
            </w:r>
          </w:p>
        </w:tc>
        <w:tc>
          <w:tcPr>
            <w:tcW w:w="3475" w:type="dxa"/>
          </w:tcPr>
          <w:p w14:paraId="4540324D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color w:val="1A1A1A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เตรียมทรัพยากรล้างโคลน</w:t>
            </w:r>
          </w:p>
          <w:p w14:paraId="4093FEED" w14:textId="243CA2D9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ไม่ใช่เฉพาะเรือ</w:t>
            </w:r>
          </w:p>
        </w:tc>
      </w:tr>
      <w:tr w:rsidR="00D71EFD" w14:paraId="7634DB04" w14:textId="77777777" w:rsidTr="00C63D9F">
        <w:tc>
          <w:tcPr>
            <w:tcW w:w="3258" w:type="dxa"/>
          </w:tcPr>
          <w:p w14:paraId="249C0517" w14:textId="5A651000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  <w:cs/>
              </w:rPr>
              <w:t>ควา</w:t>
            </w: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ม</w:t>
            </w: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  <w:cs/>
              </w:rPr>
              <w:t>กว้างลำน้ำเหลือน้อยกว่าครึ่งขอความกว้างเดิม</w:t>
            </w:r>
          </w:p>
        </w:tc>
        <w:tc>
          <w:tcPr>
            <w:tcW w:w="3888" w:type="dxa"/>
          </w:tcPr>
          <w:p w14:paraId="107C13AF" w14:textId="4233A18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ระดับน้ำจะเพิ่มเร็วกว่าที่ปริมาณน้ำเท่ากัน</w:t>
            </w:r>
          </w:p>
        </w:tc>
        <w:tc>
          <w:tcPr>
            <w:tcW w:w="3475" w:type="dxa"/>
          </w:tcPr>
          <w:p w14:paraId="030BC944" w14:textId="51C803D1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ลดเกณฑ์เตือนภัยลง และเตือนเร็วขึ้น</w:t>
            </w:r>
          </w:p>
        </w:tc>
      </w:tr>
      <w:tr w:rsidR="00D71EFD" w14:paraId="51CA2AF2" w14:textId="77777777" w:rsidTr="00C63D9F">
        <w:tc>
          <w:tcPr>
            <w:tcW w:w="3258" w:type="dxa"/>
          </w:tcPr>
          <w:p w14:paraId="64C313D3" w14:textId="014751FB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เมฆปกคลุมพื้นที่รับน้ำ</w:t>
            </w:r>
          </w:p>
        </w:tc>
        <w:tc>
          <w:tcPr>
            <w:tcW w:w="3888" w:type="dxa"/>
          </w:tcPr>
          <w:p w14:paraId="2ADC81A9" w14:textId="2820B0A0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ภาพเชิงแสงใช้ไม่ได้ ค่า L ล้าสมัย</w:t>
            </w:r>
          </w:p>
        </w:tc>
        <w:tc>
          <w:tcPr>
            <w:tcW w:w="3475" w:type="dxa"/>
          </w:tcPr>
          <w:p w14:paraId="6866FB78" w14:textId="0924A49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ลดน้ำหนัก L และเปลี่ยนไปใช้ข้อมูลเรดาร์</w:t>
            </w:r>
          </w:p>
        </w:tc>
      </w:tr>
      <w:tr w:rsidR="00D71EFD" w14:paraId="2A5B01FC" w14:textId="77777777" w:rsidTr="00C63D9F">
        <w:tc>
          <w:tcPr>
            <w:tcW w:w="3258" w:type="dxa"/>
          </w:tcPr>
          <w:p w14:paraId="53DE6586" w14:textId="5DCA4E1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ชุมชนมีเส้นทางออกเหลือเส้นเดียว</w:t>
            </w:r>
          </w:p>
        </w:tc>
        <w:tc>
          <w:tcPr>
            <w:tcW w:w="3888" w:type="dxa"/>
          </w:tcPr>
          <w:p w14:paraId="15E996D4" w14:textId="3522B0C5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อพยพช้าแล้วจะออกไม่ได้เลย</w:t>
            </w:r>
          </w:p>
        </w:tc>
        <w:tc>
          <w:tcPr>
            <w:tcW w:w="3475" w:type="dxa"/>
          </w:tcPr>
          <w:p w14:paraId="3D4C11FE" w14:textId="0EE440A6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ยกลำดับความสำคัญขึ้นสูงสุด</w:t>
            </w:r>
          </w:p>
        </w:tc>
      </w:tr>
      <w:tr w:rsidR="00D71EFD" w14:paraId="37F1A8B4" w14:textId="77777777" w:rsidTr="00C63D9F">
        <w:tc>
          <w:tcPr>
            <w:tcW w:w="3258" w:type="dxa"/>
          </w:tcPr>
          <w:p w14:paraId="0067E9AE" w14:textId="6590D3EE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ผู้เรียนเลือก “ยังไม่สั่งการ”</w:t>
            </w:r>
          </w:p>
        </w:tc>
        <w:tc>
          <w:tcPr>
            <w:tcW w:w="3888" w:type="dxa"/>
          </w:tcPr>
          <w:p w14:paraId="2D7C767A" w14:textId="001F311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รอข้อมูลที่ครบกว่า แต่เวลาเดินต่อ</w:t>
            </w:r>
          </w:p>
        </w:tc>
        <w:tc>
          <w:tcPr>
            <w:tcW w:w="3475" w:type="dxa"/>
          </w:tcPr>
          <w:p w14:paraId="1AD9FDFE" w14:textId="1CC396D9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ระบบเดินเวลา แสดงผลที่เกิดกับทั้ง 4 ชุมชน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และเทียบผลสองทางให้เห็นพร้อมกัน</w:t>
            </w:r>
          </w:p>
        </w:tc>
      </w:tr>
      <w:tr w:rsidR="00D71EFD" w14:paraId="1B362986" w14:textId="77777777" w:rsidTr="00C63D9F">
        <w:tc>
          <w:tcPr>
            <w:tcW w:w="3258" w:type="dxa"/>
          </w:tcPr>
          <w:p w14:paraId="4CE1DA68" w14:textId="7B086A1A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หลังน้ำลด : พบโคลนทับถมรอบอาคาร</w:t>
            </w:r>
          </w:p>
        </w:tc>
        <w:tc>
          <w:tcPr>
            <w:tcW w:w="3888" w:type="dxa"/>
          </w:tcPr>
          <w:p w14:paraId="0F849988" w14:textId="0CDB5239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เข้าอยู่อาศัยไม่ได้จนกว่าจะล้างโคลน</w:t>
            </w:r>
          </w:p>
        </w:tc>
        <w:tc>
          <w:tcPr>
            <w:tcW w:w="3475" w:type="dxa"/>
          </w:tcPr>
          <w:p w14:paraId="6D02B066" w14:textId="54EE020A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อนุมัติค่าล้างโคลนเพิ่มจากเงินเหมาจ่าย</w:t>
            </w:r>
          </w:p>
        </w:tc>
      </w:tr>
      <w:tr w:rsidR="00D71EFD" w14:paraId="353E404C" w14:textId="77777777" w:rsidTr="00C63D9F">
        <w:tc>
          <w:tcPr>
            <w:tcW w:w="3258" w:type="dxa"/>
          </w:tcPr>
          <w:p w14:paraId="3E3CAC4C" w14:textId="77777777" w:rsid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หลังน้ำลด :</w:t>
            </w:r>
          </w:p>
          <w:p w14:paraId="273C9A9B" w14:textId="38AAC656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น้ำท่วมขังเกิน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</w:t>
            </w:r>
          </w:p>
          <w:p w14:paraId="07E3C5E3" w14:textId="77BD357A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จากข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อมูลเรดาร์</w:t>
            </w:r>
          </w:p>
        </w:tc>
        <w:tc>
          <w:tcPr>
            <w:tcW w:w="3888" w:type="dxa"/>
          </w:tcPr>
          <w:p w14:paraId="482B3E86" w14:textId="59836BE4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เข้าเกณฑ์ช่วยเหลือตามหลักเกณฑ์ที่ประกาศ</w:t>
            </w:r>
          </w:p>
        </w:tc>
        <w:tc>
          <w:tcPr>
            <w:tcW w:w="3475" w:type="dxa"/>
          </w:tcPr>
          <w:p w14:paraId="3E0A8933" w14:textId="21CEE9F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อนุมัติเงินเหมาจ่ายครัวเรือนละ 9,000 บาท</w:t>
            </w:r>
          </w:p>
        </w:tc>
      </w:tr>
      <w:tr w:rsidR="00D71EFD" w:rsidRPr="00D71EFD" w14:paraId="0041A251" w14:textId="77777777" w:rsidTr="00C63D9F">
        <w:tc>
          <w:tcPr>
            <w:tcW w:w="3258" w:type="dxa"/>
          </w:tcPr>
          <w:p w14:paraId="30356420" w14:textId="19F25DEF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หลังน้ำลด : ภาพและข้อมูลไม่พอตัดสิน</w:t>
            </w:r>
          </w:p>
        </w:tc>
        <w:tc>
          <w:tcPr>
            <w:tcW w:w="3888" w:type="dxa"/>
          </w:tcPr>
          <w:p w14:paraId="11E6345D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color w:val="1A1A1A"/>
                <w:sz w:val="32"/>
                <w:szCs w:val="32"/>
              </w:rPr>
            </w:pPr>
          </w:p>
          <w:p w14:paraId="0B4EE22A" w14:textId="0A87AC35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ตัดสินจากหลักฐานที่มีไม่ได้</w:t>
            </w:r>
          </w:p>
        </w:tc>
        <w:tc>
          <w:tcPr>
            <w:tcW w:w="3475" w:type="dxa"/>
          </w:tcPr>
          <w:p w14:paraId="601096F9" w14:textId="77777777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ผู้เล่นต้องเลือก : ส่งสำรวจภาคพื้น (แม่นแต่ช้า)</w:t>
            </w:r>
          </w:p>
          <w:p w14:paraId="6C47241F" w14:textId="777CA54C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/ อนุมัติ (เสี่ยงจ่ายเกิน) / ปฏิเสธ (เสี่ยงตัดสิทธิ์ผิด)</w:t>
            </w:r>
          </w:p>
        </w:tc>
      </w:tr>
    </w:tbl>
    <w:p w14:paraId="13FC66CC" w14:textId="56711767" w:rsidR="00274936" w:rsidRDefault="00FD0EB7" w:rsidP="000869E8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7.3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แหล่งข้อมูลและข้อมูลอ้างอิงที่คาดว่าจะใช้</w:t>
      </w:r>
    </w:p>
    <w:tbl>
      <w:tblPr>
        <w:tblStyle w:val="af2"/>
        <w:tblW w:w="0" w:type="auto"/>
        <w:tblInd w:w="284" w:type="dxa"/>
        <w:tblLook w:val="04A0" w:firstRow="1" w:lastRow="0" w:firstColumn="1" w:lastColumn="0" w:noHBand="0" w:noVBand="1"/>
      </w:tblPr>
      <w:tblGrid>
        <w:gridCol w:w="2688"/>
        <w:gridCol w:w="3402"/>
        <w:gridCol w:w="4247"/>
      </w:tblGrid>
      <w:tr w:rsidR="00274936" w14:paraId="2E09D86C" w14:textId="77777777" w:rsidTr="00A21724">
        <w:tc>
          <w:tcPr>
            <w:tcW w:w="2688" w:type="dxa"/>
          </w:tcPr>
          <w:p w14:paraId="0A526AB7" w14:textId="0564D39B" w:rsidR="00274936" w:rsidRPr="000869E8" w:rsidRDefault="00274936" w:rsidP="002749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3402" w:type="dxa"/>
          </w:tcPr>
          <w:p w14:paraId="16D49BAA" w14:textId="3B9D55FC" w:rsidR="00274936" w:rsidRPr="000869E8" w:rsidRDefault="00274936" w:rsidP="002749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แหล่งที่มา/ ข้อมูลอ้างอิง</w:t>
            </w:r>
          </w:p>
        </w:tc>
        <w:tc>
          <w:tcPr>
            <w:tcW w:w="4247" w:type="dxa"/>
          </w:tcPr>
          <w:p w14:paraId="75649089" w14:textId="5B41C664" w:rsidR="00274936" w:rsidRPr="000869E8" w:rsidRDefault="00274936" w:rsidP="002749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นำไปใช้ในภารกิจอย่างไร</w:t>
            </w:r>
          </w:p>
        </w:tc>
      </w:tr>
      <w:tr w:rsidR="00274936" w14:paraId="2AF42C67" w14:textId="77777777" w:rsidTr="00A21724">
        <w:tc>
          <w:tcPr>
            <w:tcW w:w="2688" w:type="dxa"/>
          </w:tcPr>
          <w:p w14:paraId="4AC07C6D" w14:textId="3DBDEB25" w:rsidR="00274936" w:rsidRPr="00D71EFD" w:rsidRDefault="00274936" w:rsidP="00C14DF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ข้อมูภาพถ่ายดาวเทียม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2พื้นที่แม่สาย</w:t>
            </w:r>
          </w:p>
        </w:tc>
        <w:tc>
          <w:tcPr>
            <w:tcW w:w="3402" w:type="dxa"/>
          </w:tcPr>
          <w:p w14:paraId="74E4BD6C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GISTDA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เผยแพร่ภาพที่ถ่ายเมื่อ</w:t>
            </w:r>
          </w:p>
          <w:p w14:paraId="55724F97" w14:textId="0643D525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17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กันยายน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2567</w:t>
            </w:r>
          </w:p>
        </w:tc>
        <w:tc>
          <w:tcPr>
            <w:tcW w:w="4247" w:type="dxa"/>
          </w:tcPr>
          <w:p w14:paraId="4AAFB80D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ภาพหลังเหตุการณ์สำหรับเทียบก่อน–หลัง</w:t>
            </w:r>
          </w:p>
          <w:p w14:paraId="1D644693" w14:textId="5234B92B" w:rsidR="00274936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รายหลังคาเรือน</w:t>
            </w:r>
          </w:p>
        </w:tc>
      </w:tr>
      <w:tr w:rsidR="00D71EFD" w14:paraId="25F522B9" w14:textId="77777777" w:rsidTr="00A21724">
        <w:tc>
          <w:tcPr>
            <w:tcW w:w="2688" w:type="dxa"/>
          </w:tcPr>
          <w:p w14:paraId="77807EB2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พื้นที่น้ำท่วมขังรายอำเภอ</w:t>
            </w:r>
          </w:p>
          <w:p w14:paraId="347E5C0C" w14:textId="17895ABE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จากข้อมูลเรดาร์</w:t>
            </w:r>
          </w:p>
        </w:tc>
        <w:tc>
          <w:tcPr>
            <w:tcW w:w="3402" w:type="dxa"/>
          </w:tcPr>
          <w:p w14:paraId="066B65DD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GISTDA · RADARSAT-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  <w:p w14:paraId="6E9E0772" w14:textId="612F8FF2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 และ 12 กันยายน 2567</w:t>
            </w:r>
          </w:p>
        </w:tc>
        <w:tc>
          <w:tcPr>
            <w:tcW w:w="4247" w:type="dxa"/>
          </w:tcPr>
          <w:p w14:paraId="7B3B7D00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ชุดข้อมูลตั้งต้นขององก์ที่ 2 และใช้แสดง</w:t>
            </w:r>
          </w:p>
          <w:p w14:paraId="3F9082C2" w14:textId="34375C04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การเพิ่มขึ้น 6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182 </w:t>
            </w:r>
            <w:r>
              <w:rPr>
                <w:rFonts w:ascii="Arial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25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204 ไร่ ใน 2 วัน</w:t>
            </w:r>
          </w:p>
        </w:tc>
      </w:tr>
      <w:tr w:rsidR="00D71EFD" w14:paraId="2C6EE4BE" w14:textId="77777777" w:rsidTr="00A21724">
        <w:tc>
          <w:tcPr>
            <w:tcW w:w="2688" w:type="dxa"/>
          </w:tcPr>
          <w:p w14:paraId="6DCE85E0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ระดับน้ำและระดับวิกฤติสถานี</w:t>
            </w:r>
          </w:p>
          <w:p w14:paraId="26F2CC2D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บ้านถ้ำผาจม และฝนสะสม</w:t>
            </w:r>
          </w:p>
          <w:p w14:paraId="0C5ACC1E" w14:textId="4B8FA01B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สถานีบ้านโจตาดา (เมียนมา)</w:t>
            </w:r>
          </w:p>
        </w:tc>
        <w:tc>
          <w:tcPr>
            <w:tcW w:w="3402" w:type="dxa"/>
          </w:tcPr>
          <w:p w14:paraId="12555E7D" w14:textId="4C89220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กรมทรัพยากรน้ำ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ห้องปฏิบัติการเฝ้าระวัง และเตือนภัยน้ำท่วมฉับพลัน–น้ำป่าไหลหลาก</w:t>
            </w:r>
            <w:ins w:id="911" w:author="Claude" w:date="2026-09-25T00:00:00Z">
              <w:r>
                <w:rPr>
                  <w:rFonts w:ascii="TH SarabunPSK" w:hAnsi="TH SarabunPSK" w:cs="TH SarabunPSK" w:hint="cs"/>
                  <w:sz w:val="32"/>
                  <w:szCs w:val="32"/>
                  <w:cs/>
                </w:rPr>
                <w:t xml:space="preserve"> · ฝนบ้านโจตาดา: มูลนิธิอาสาเพื่อนพึ่ง (ภาฯ) ยามยาก สภากาชาดไทย ผ่านคลังข้อมูลน้ำแห่งชาติ (ThaiWater)</w:t>
              </w:r>
            </w:ins>
          </w:p>
        </w:tc>
        <w:tc>
          <w:tcPr>
            <w:tcW w:w="4247" w:type="dxa"/>
          </w:tcPr>
          <w:p w14:paraId="6F008E50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7C5B34" w14:textId="3037FD6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W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และเกณฑ์ยับยั้งที่ 4.20 เมตร</w:t>
            </w:r>
          </w:p>
          <w:p w14:paraId="70168EBD" w14:textId="5FF0B40B" w:rsidR="00D71EFD" w:rsidRPr="00D71EFD" w:rsidRDefault="00D71EFD" w:rsidP="00D71EF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และค่า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เป็นตัวชี้นำล่วงหน้า</w:t>
            </w:r>
          </w:p>
        </w:tc>
      </w:tr>
      <w:tr w:rsidR="00D71EFD" w14:paraId="5D9A0DDB" w14:textId="77777777" w:rsidTr="00A21724">
        <w:tc>
          <w:tcPr>
            <w:tcW w:w="2688" w:type="dxa"/>
          </w:tcPr>
          <w:p w14:paraId="5C2310E7" w14:textId="2CE0DCCF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การประกาศเฝ้าระวัง 4 ชุมชน</w:t>
            </w:r>
          </w:p>
        </w:tc>
        <w:tc>
          <w:tcPr>
            <w:tcW w:w="3402" w:type="dxa"/>
          </w:tcPr>
          <w:p w14:paraId="484C55B2" w14:textId="46412116" w:rsidR="00D71EFD" w:rsidRPr="00D71EFD" w:rsidRDefault="00D71EFD" w:rsidP="00012E8F">
            <w:pPr>
              <w:tabs>
                <w:tab w:val="left" w:pos="827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กรมป้องกันและบรรเทาสาธารณภัย</w:t>
            </w:r>
          </w:p>
        </w:tc>
        <w:tc>
          <w:tcPr>
            <w:tcW w:w="4247" w:type="dxa"/>
          </w:tcPr>
          <w:p w14:paraId="4531359C" w14:textId="77777777" w:rsidR="00D71EFD" w:rsidRPr="00D71EFD" w:rsidRDefault="00D71EFD" w:rsidP="00D71EF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กำหนดขอบเขตพื้นที่และกลุ่มที่ต้องจัดลำดับ</w:t>
            </w:r>
          </w:p>
          <w:p w14:paraId="33805718" w14:textId="0BE27957" w:rsidR="00D71EFD" w:rsidRPr="00D71EFD" w:rsidRDefault="00D71EFD" w:rsidP="00D71EF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ในองก์ที่ 2</w:t>
            </w:r>
          </w:p>
        </w:tc>
      </w:tr>
      <w:tr w:rsidR="00D71EFD" w14:paraId="73220D33" w14:textId="77777777" w:rsidTr="00A21724">
        <w:tc>
          <w:tcPr>
            <w:tcW w:w="2688" w:type="dxa"/>
          </w:tcPr>
          <w:p w14:paraId="1A67E935" w14:textId="35B9F803" w:rsidR="00D71EFD" w:rsidRPr="00D71EFD" w:rsidRDefault="00D71EFD" w:rsidP="00D71EFD">
            <w:pPr>
              <w:tabs>
                <w:tab w:val="left" w:pos="57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การเปลี่ยนแปลงพื้นที่ต้นน้ำ</w:t>
            </w:r>
          </w:p>
          <w:p w14:paraId="027426CB" w14:textId="1F6A5439" w:rsidR="00D71EFD" w:rsidRPr="00D71EFD" w:rsidRDefault="00D71EFD" w:rsidP="00D71EFD">
            <w:pPr>
              <w:tabs>
                <w:tab w:val="left" w:pos="57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และร่องรอยดินถล่ม</w:t>
            </w:r>
          </w:p>
        </w:tc>
        <w:tc>
          <w:tcPr>
            <w:tcW w:w="3402" w:type="dxa"/>
          </w:tcPr>
          <w:p w14:paraId="3D00FBE9" w14:textId="5EDAC735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GISTDA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วิเคราะห์และเผยแพร่ กันยายน 2567</w:t>
            </w:r>
          </w:p>
        </w:tc>
        <w:tc>
          <w:tcPr>
            <w:tcW w:w="4247" w:type="dxa"/>
          </w:tcPr>
          <w:p w14:paraId="69CCDC08" w14:textId="1610274A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และเป็นฐานของตารางพิสูจน์</w:t>
            </w:r>
          </w:p>
        </w:tc>
      </w:tr>
      <w:tr w:rsidR="00D71EFD" w14:paraId="4DBB53D1" w14:textId="77777777" w:rsidTr="00A21724">
        <w:tc>
          <w:tcPr>
            <w:tcW w:w="2688" w:type="dxa"/>
          </w:tcPr>
          <w:p w14:paraId="47A57663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หลักเกณฑ์การช่วยเหลือ</w:t>
            </w:r>
          </w:p>
          <w:p w14:paraId="55BA1933" w14:textId="31BB8616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ผู้ประสบอุทกภัย</w:t>
            </w:r>
          </w:p>
        </w:tc>
        <w:tc>
          <w:tcPr>
            <w:tcW w:w="3402" w:type="dxa"/>
          </w:tcPr>
          <w:p w14:paraId="44FCC3FE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มติคณะรัฐมนตรี 17 กันยายน 2567</w:t>
            </w:r>
          </w:p>
          <w:p w14:paraId="5F65ABF1" w14:textId="2FF7B68D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และกรมบัญชีกลาง</w:t>
            </w:r>
          </w:p>
        </w:tc>
        <w:tc>
          <w:tcPr>
            <w:tcW w:w="4247" w:type="dxa"/>
          </w:tcPr>
          <w:p w14:paraId="689A6058" w14:textId="5BCDA952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คำนวณงบเยียวยาในองก์ที่ 3 </w:t>
            </w:r>
          </w:p>
          <w:p w14:paraId="5A822466" w14:textId="056F00F7" w:rsidR="00D71EFD" w:rsidRPr="00D71EFD" w:rsidRDefault="00D71EFD" w:rsidP="00D71EF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บาท/ครัวเรือน และค่าล้างโคลน 10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000 บาท/หลัง)</w:t>
            </w:r>
          </w:p>
        </w:tc>
      </w:tr>
      <w:tr w:rsidR="00A21724" w14:paraId="44F41968" w14:textId="77777777" w:rsidTr="00A21724">
        <w:tc>
          <w:tcPr>
            <w:tcW w:w="2688" w:type="dxa"/>
          </w:tcPr>
          <w:p w14:paraId="2651D550" w14:textId="7B6C4623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ผลสำรวจความเข้าใจของนักเรียน</w:t>
            </w:r>
          </w:p>
        </w:tc>
        <w:tc>
          <w:tcPr>
            <w:tcW w:w="3402" w:type="dxa"/>
            <w:vAlign w:val="center"/>
          </w:tcPr>
          <w:p w14:paraId="2C71228C" w14:textId="6E181D4D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ทีมเก็บข้อมูลเอง (แบบสอบถาม)</w:t>
            </w:r>
          </w:p>
        </w:tc>
        <w:tc>
          <w:tcPr>
            <w:tcW w:w="4247" w:type="dxa"/>
            <w:vAlign w:val="center"/>
          </w:tcPr>
          <w:p w14:paraId="0B472F74" w14:textId="596C52CE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ยืนยันช่องว่างของสื่อ และปรับถ้อยคำบนหน้าจอ</w:t>
            </w:r>
          </w:p>
        </w:tc>
      </w:tr>
    </w:tbl>
    <w:p w14:paraId="4888A71A" w14:textId="63DF9017" w:rsidR="00012E8F" w:rsidRDefault="00C964E0" w:rsidP="00C964E0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หมายเหตุ: ระดับน้ำวิกฤติและเกณฑ์เยียวยาจะยืนยันค่าจริงปี </w:t>
      </w:r>
      <w:r>
        <w:rPr>
          <w:rFonts w:ascii="TH SarabunPSK" w:hAnsi="TH SarabunPSK" w:cs="TH SarabunPSK"/>
          <w:sz w:val="32"/>
          <w:szCs w:val="32"/>
        </w:rPr>
        <w:t xml:space="preserve">2569 </w:t>
      </w:r>
      <w:r>
        <w:rPr>
          <w:rFonts w:ascii="TH SarabunPSK" w:hAnsi="TH SarabunPSK" w:cs="TH SarabunPSK"/>
          <w:sz w:val="32"/>
          <w:szCs w:val="32"/>
          <w:cs/>
        </w:rPr>
        <w:t xml:space="preserve">กับหน่วยงานก่อนทำผลงานฉบับสมบูรณ์ โดยออกแบบให้ปรับเปลี่ยนค่าได้ใน </w:t>
      </w:r>
      <w:r>
        <w:rPr>
          <w:rFonts w:ascii="TH SarabunPSK" w:hAnsi="TH SarabunPSK" w:cs="TH SarabunPSK"/>
          <w:sz w:val="32"/>
          <w:szCs w:val="32"/>
        </w:rPr>
        <w:t xml:space="preserve">Config File </w:t>
      </w:r>
      <w:r>
        <w:rPr>
          <w:rFonts w:ascii="TH SarabunPSK" w:hAnsi="TH SarabunPSK" w:cs="TH SarabunPSK"/>
          <w:sz w:val="32"/>
          <w:szCs w:val="32"/>
          <w:cs/>
        </w:rPr>
        <w:t>ทั้งนี้ ณ วันยื่นสมัครยังไม่ได้ประสานหน่วยงานในพื้นที่</w:t>
      </w:r>
    </w:p>
    <w:p w14:paraId="3E188D46" w14:textId="5E42ECF0" w:rsidR="00D8117A" w:rsidRPr="001055BB" w:rsidRDefault="00D8117A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แนวคิดสื่อการเรียนรู้</w:t>
      </w:r>
    </w:p>
    <w:p w14:paraId="0D06561B" w14:textId="002A15F0" w:rsidR="00B900D8" w:rsidRDefault="00D05CC2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แนวคิด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นวัตกรรม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สื่อการเรียนรู้</w:t>
      </w:r>
    </w:p>
    <w:p w14:paraId="65BE1018" w14:textId="15F7CE38" w:rsidR="00273CEC" w:rsidRPr="00C14DF7" w:rsidRDefault="00C14DF7" w:rsidP="00C14DF7">
      <w:pPr>
        <w:spacing w:after="0" w:line="240" w:lineRule="auto"/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0384D2" wp14:editId="7594FA2C">
                <wp:simplePos x="0" y="0"/>
                <wp:positionH relativeFrom="column">
                  <wp:posOffset>974272</wp:posOffset>
                </wp:positionH>
                <wp:positionV relativeFrom="paragraph">
                  <wp:posOffset>247741</wp:posOffset>
                </wp:positionV>
                <wp:extent cx="112295" cy="188495"/>
                <wp:effectExtent l="0" t="0" r="21590" b="21590"/>
                <wp:wrapNone/>
                <wp:docPr id="1601075491" name="ตัวเชื่อมต่อตร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95" cy="18849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E794C" id="ตัวเชื่อมต่อตรง 12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7pt,19.5pt" to="85.55pt,34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pP7NrAEAAKcDAAAOAAAAZHJzL2Uyb0RvYy54bWysU01P3DAQvSP1P1i+d52sClqizXIAlUvV oha4G2e8sfCXbHeT/feMnSUgQAghLtbEM+/5vZnJ+mw0muwgROVsS+tFRQlY4Tplty29uf75fUVJ TNx2XDsLLd1DpGebb0frwTewdL3THQSCJDY2g29pn5JvGIuiB8PjwnmwmJQuGJ7wM2xZF/iA7Eaz ZVWdsMGFzgcnIEa8vZiSdFP4pQSR/kgZIRHdUtSWyhnKeZdPtlnzZhu475U4yOCfUGG4svjoTHXB Eyf/g3pFZZQILjqZFsIZ5qRUAooHdFNXL9z867mH4gWbE/3cpvh1tOL37txeBWzD4GMT/VXILkYZ DJFa+VucafGFSslY2raf2wZjIgIv63q5PD2mRGCqXq1+YIx8bKLJdD7EdAnOkBy0VCubXfGG737F NJU+luRrbcmATKfVcZkPe1JWorTXMJX9BUlUlxUUurI0cK4D2XEcd3dfH3Roi5UZIpXWM6h6H3So zTAoi/RR4FxdXnQ2zUCjrAtvvZrGR6lyqsf2PfOawzvX7cucSgK3oXT4sLl53Z5/F/jT/7V5AAAA //8DAFBLAwQUAAYACAAAACEANWsw794AAAAJAQAADwAAAGRycy9kb3ducmV2LnhtbEyPQU7DMBBF 90jcwRokdtRJWtoS4lQVFLEpCwIHcOMhjhqPo9ht0tszXcHya57+vF9sJteJMw6h9aQgnSUgkGpv WmoUfH+9PaxBhKjJ6M4TKrhggE15e1Po3PiRPvFcxUZwCYVcK7Ax9rmUobbodJj5HolvP35wOnIc GmkGPXK562SWJEvpdEv8weoeXyzWx+rkFLxni31mt8NHFV4v0xj3O7+jo1L3d9P2GUTEKf7BcNVn dSjZ6eBPZILoOD/OF4wqmD/xpiuwSlMQBwXL9QpkWcj/C8pfAAAA//8DAFBLAQItABQABgAIAAAA IQC2gziS/gAAAOEBAAATAAAAAAAAAAAAAAAAAAAAAABbQ29udGVudF9UeXBlc10ueG1sUEsBAi0A FAAGAAgAAAAhADj9If/WAAAAlAEAAAsAAAAAAAAAAAAAAAAALwEAAF9yZWxzLy5yZWxzUEsBAi0A FAAGAAgAAAAhAIak/s2sAQAApwMAAA4AAAAAAAAAAAAAAAAALgIAAGRycy9lMm9Eb2MueG1sUEsB Ai0AFAAGAAgAAAAhADVrMO/eAAAACQEAAA8AAAAAAAAAAAAAAAAABgQAAGRycy9kb3ducmV2Lnht bFBLBQYAAAAABAAEAPMAAAARBQAAAAA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8.1)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รูปแบบการนำผลงานไปใช้ต่อ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ยอด</w:t>
      </w:r>
    </w:p>
    <w:p w14:paraId="6C392689" w14:textId="72F8F3BA" w:rsidR="00B900D8" w:rsidRPr="00B11F83" w:rsidRDefault="00B11F83" w:rsidP="00B11F8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สื่อการเรียนรู้ดิจิทัลหรือเชิงโต้ตอบ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Interactive Learning Media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A23E8FA" w14:textId="01D2FB1A" w:rsidR="00D05CC2" w:rsidRDefault="00273CEC" w:rsidP="00273CEC">
      <w:pPr>
        <w:spacing w:after="0" w:line="240" w:lineRule="auto"/>
        <w:ind w:left="720" w:firstLine="720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Interactive Map, Dashboard, Web Map, Story Map, Application Mockup, Digital Simulation,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kern w:val="0"/>
          <w:sz w:val="32"/>
          <w:szCs w:val="32"/>
          <w:cs/>
        </w:rPr>
        <w:br/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            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Online Learning Platform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kern w:val="0"/>
          <w:sz w:val="32"/>
          <w:szCs w:val="32"/>
        </w:rPr>
        <w:t>Clickable Prototype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เป็นต้น</w:t>
      </w:r>
    </w:p>
    <w:p w14:paraId="21234B51" w14:textId="2BE6435A" w:rsidR="00012E8F" w:rsidRPr="00273CEC" w:rsidRDefault="00012E8F" w:rsidP="00012E8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hAnsi="TH SarabunPSK" w:cs="TH SarabunPSK"/>
          <w:kern w:val="0"/>
          <w:sz w:val="32"/>
          <w:szCs w:val="32"/>
          <w:cs/>
        </w:rPr>
        <w:t>เหตุผลที่เลือกสื่อดิจิทัล : (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1) </w:t>
      </w:r>
      <w:r>
        <w:rPr>
          <w:rFonts w:ascii="TH SarabunPSK" w:hAnsi="TH SarabunPSK" w:cs="TH SarabunPSK"/>
          <w:kern w:val="0"/>
          <w:sz w:val="32"/>
          <w:szCs w:val="32"/>
          <w:cs/>
        </w:rPr>
        <w:t>แก่นของภารกิจคือการสลับแหล่งข้อมูลเมื่อเงื่อนไขเปลี่ยน จากภาพเชิงแสงไปเป็นเรดาร์เมื่อเมฆบัง ซึ่งสื่อสิ่งพิมพ์แสดงไม่ได้ แต่บนหน้าจอผู้เรียนเห็นชั้นข้อมูลถูกปิดต่อหน้าและต้องหาทางอื่นทันที  (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2)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ต้องซูมจากระดับลุ่มน้ำข้ามพรมแดนลงไปถึงระดับหลังคาเรือนในองก์ที่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3  (3)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เชื่อมกับบริการ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GISTDA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โดยตรงผ่าน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Sphere API  (4) </w:t>
      </w:r>
      <w:r>
        <w:rPr>
          <w:rFonts w:ascii="TH SarabunPSK" w:hAnsi="TH SarabunPSK" w:cs="TH SarabunPSK"/>
          <w:kern w:val="0"/>
          <w:sz w:val="32"/>
          <w:szCs w:val="32"/>
          <w:cs/>
        </w:rPr>
        <w:t>ระบบบันทึกพฤติกรรมการใช้ข้อมูลของผู้เรียนได้เอง วัดผลได้แม่นกว่าการสังเกต</w:t>
      </w:r>
    </w:p>
    <w:p w14:paraId="344E2330" w14:textId="75687D00" w:rsidR="00B900D8" w:rsidRPr="00B900D8" w:rsidRDefault="00B900D8" w:rsidP="00012E8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8.2)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อธิบายแนวคิด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นวัตกรรม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การเรียนรู้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หรือกิจกรรมการเรียนรู้เบื้องต้น</w:t>
      </w:r>
    </w:p>
    <w:p w14:paraId="6DC36C45" w14:textId="5792959A" w:rsidR="001055BB" w:rsidRDefault="00012E8F" w:rsidP="00012E8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b/>
          <w:bCs/>
          <w:color w:val="A6A6A6" w:themeColor="background1" w:themeShade="A6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หลักการที่ทีมยึด : ทุกตัวเลขบนหน้าจอต้องระบุที่มาได้ และต้องบอกด้วยว่าเป็นข้อมูลชนิดใด ทีมกำกับทุกค่าด้วยป้าย 4 แบบ ได้แก่ วัดจริง (สถานีตรวจวัด) </w:t>
      </w:r>
      <w:r>
        <w:rPr>
          <w:rFonts w:ascii="TH SarabunPSK" w:hAnsi="TH SarabunPSK" w:cs="TH SarabunPSK"/>
          <w:sz w:val="32"/>
          <w:szCs w:val="32"/>
        </w:rPr>
        <w:t xml:space="preserve">· </w:t>
      </w:r>
      <w:r>
        <w:rPr>
          <w:rFonts w:ascii="TH SarabunPSK" w:hAnsi="TH SarabunPSK" w:cs="TH SarabunPSK"/>
          <w:sz w:val="32"/>
          <w:szCs w:val="32"/>
          <w:cs/>
        </w:rPr>
        <w:t xml:space="preserve">วัดจากภาพ (วิเคราะห์จากภาพดาวเทียม) </w:t>
      </w:r>
      <w:r>
        <w:rPr>
          <w:rFonts w:ascii="TH SarabunPSK" w:hAnsi="TH SarabunPSK" w:cs="TH SarabunPSK"/>
          <w:sz w:val="32"/>
          <w:szCs w:val="32"/>
        </w:rPr>
        <w:t xml:space="preserve">· </w:t>
      </w:r>
      <w:r>
        <w:rPr>
          <w:rFonts w:ascii="TH SarabunPSK" w:hAnsi="TH SarabunPSK" w:cs="TH SarabunPSK"/>
          <w:sz w:val="32"/>
          <w:szCs w:val="32"/>
          <w:cs/>
        </w:rPr>
        <w:t xml:space="preserve">เรดาร์ (จากแพลตฟอร์มเช็คน้ำ) </w:t>
      </w:r>
      <w:r>
        <w:rPr>
          <w:rFonts w:ascii="TH SarabunPSK" w:hAnsi="TH SarabunPSK" w:cs="TH SarabunPSK"/>
          <w:sz w:val="32"/>
          <w:szCs w:val="32"/>
        </w:rPr>
        <w:t xml:space="preserve">· </w:t>
      </w:r>
      <w:r>
        <w:rPr>
          <w:rFonts w:ascii="TH SarabunPSK" w:hAnsi="TH SarabunPSK" w:cs="TH SarabunPSK"/>
          <w:sz w:val="32"/>
          <w:szCs w:val="32"/>
          <w:cs/>
        </w:rPr>
        <w:t>ค่าสถานการณ์ (ทีมตั้งขึ้นเพื่อจำลอง) เพื่อไม่ให้ผู้เรียนเข้าใจผิดว่าทุกอย่างบนจอเป็นข้อมูลจริงเท่ากันหมด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4805"/>
        <w:gridCol w:w="3211"/>
      </w:tblGrid>
      <w:tr w:rsidR="00012E8F" w14:paraId="7BAF2518" w14:textId="77777777" w:rsidTr="00012E8F">
        <w:tc>
          <w:tcPr>
            <w:tcW w:w="1885" w:type="dxa"/>
          </w:tcPr>
          <w:p w14:paraId="1151CB47" w14:textId="1D74B510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หน้าจอ</w:t>
            </w:r>
          </w:p>
        </w:tc>
        <w:tc>
          <w:tcPr>
            <w:tcW w:w="4805" w:type="dxa"/>
          </w:tcPr>
          <w:p w14:paraId="09F0184C" w14:textId="4BC0CC88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องค์ประกอบบนหน้าจอ</w:t>
            </w:r>
          </w:p>
        </w:tc>
        <w:tc>
          <w:tcPr>
            <w:tcW w:w="3211" w:type="dxa"/>
          </w:tcPr>
          <w:p w14:paraId="5AE0C33F" w14:textId="16A120AC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สอนอะไร</w:t>
            </w:r>
          </w:p>
        </w:tc>
      </w:tr>
      <w:tr w:rsidR="00012E8F" w14:paraId="2DACF332" w14:textId="77777777" w:rsidTr="00012E8F">
        <w:tc>
          <w:tcPr>
            <w:tcW w:w="1885" w:type="dxa"/>
          </w:tcPr>
          <w:p w14:paraId="74F6D67A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ก่อนเกิดภัย</w:t>
            </w:r>
          </w:p>
          <w:p w14:paraId="092F086D" w14:textId="3C8F0A92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T−48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T−0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ชม.</w:t>
            </w:r>
          </w:p>
        </w:tc>
        <w:tc>
          <w:tcPr>
            <w:tcW w:w="4805" w:type="dxa"/>
          </w:tcPr>
          <w:p w14:paraId="40C959ED" w14:textId="77777777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แผนที่ข้ามพรมแดนที่ฝั่งเมียนมาระบุว่าไม่มีสถานีภาคพื้น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แผงชั้นข้อมูลที่มีราคาเป็นเหรียญ </w:t>
            </w:r>
          </w:p>
          <w:p w14:paraId="0DE23CF3" w14:textId="14ABD10B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แผงจัดสรรทรัพยากร (บิ๊กแบ็ก เรือกู้ภัย เครื่องสูบน้ำ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เครื่องจักรหนัก หน่วยแพทย์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UAV) </w:t>
            </w:r>
          </w:p>
          <w:p w14:paraId="6C62F711" w14:textId="1B2280DC" w:rsidR="00012E8F" w:rsidRP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แผงคำนวณ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SFVI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แบบสด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มาตรวัด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ระดับน้ำเทียบเกณฑ์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4.20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มาตรวัดความเชื่อมั่น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บันทึกระบบ</w:t>
            </w:r>
          </w:p>
        </w:tc>
        <w:tc>
          <w:tcPr>
            <w:tcW w:w="3211" w:type="dxa"/>
          </w:tcPr>
          <w:p w14:paraId="66622B30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เลือกว่าจะใช้สายตาที่มีจำกัด</w:t>
            </w:r>
          </w:p>
          <w:p w14:paraId="5F1FBCB5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ส่องที่ใด ภายใต้เขตอำนาจ</w:t>
            </w:r>
          </w:p>
          <w:p w14:paraId="2BAD2D3B" w14:textId="5F9757A6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ที่จำกัด</w:t>
            </w:r>
          </w:p>
        </w:tc>
      </w:tr>
      <w:tr w:rsidR="00012E8F" w14:paraId="0BF8BE33" w14:textId="77777777" w:rsidTr="00012E8F">
        <w:tc>
          <w:tcPr>
            <w:tcW w:w="1885" w:type="dxa"/>
          </w:tcPr>
          <w:p w14:paraId="5DC81B60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ระยะวิกฤต</w:t>
            </w:r>
          </w:p>
          <w:p w14:paraId="5EFA98EF" w14:textId="60CF2975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T+0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T+36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ชม</w:t>
            </w:r>
          </w:p>
        </w:tc>
        <w:tc>
          <w:tcPr>
            <w:tcW w:w="4805" w:type="dxa"/>
          </w:tcPr>
          <w:p w14:paraId="24E8E808" w14:textId="0F2EB50E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ชั้นภาพเชิงแสงถูกกาปิดอัตโนมัติพร้อมข้อความ “เมฆปกคลุม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100%”  ·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ชั้นน้ำท่วมจากเรดาร์และเรดาร์ตรวจอากาศ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กล่องเตือน “เส้นทางถูกตัดขาด”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ที่เรียก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Sphere Routing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คำนวณเส้นทางเบี่ยง </w:t>
            </w:r>
          </w:p>
          <w:p w14:paraId="4EC9E583" w14:textId="0DE4946C" w:rsidR="00012E8F" w:rsidRPr="00012E8F" w:rsidRDefault="00012E8F" w:rsidP="00C63D9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แผงทรัพยากรขาดแคลน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·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มาตรวัดความเชื่อมั่นที่ลดลงตามผลของการเตือนผิดหรือเตือนช้า</w:t>
            </w:r>
          </w:p>
        </w:tc>
        <w:tc>
          <w:tcPr>
            <w:tcW w:w="3211" w:type="dxa"/>
          </w:tcPr>
          <w:p w14:paraId="1A316023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เซนเซอร์แต่ละชนิดมีข้อจำกัด</w:t>
            </w:r>
          </w:p>
          <w:p w14:paraId="7341EE49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คนละแบบ ต้องรู้ว่าเมื่อใด</w:t>
            </w:r>
          </w:p>
          <w:p w14:paraId="3276A084" w14:textId="435F62FA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ควรเปลี่ยนไปใช้อะไร</w:t>
            </w:r>
          </w:p>
        </w:tc>
      </w:tr>
      <w:tr w:rsidR="00012E8F" w14:paraId="651AD0B7" w14:textId="77777777" w:rsidTr="00012E8F">
        <w:tc>
          <w:tcPr>
            <w:tcW w:w="1885" w:type="dxa"/>
          </w:tcPr>
          <w:p w14:paraId="412E5B98" w14:textId="23CFE90F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หลังเหตุการณ์</w:t>
            </w:r>
          </w:p>
          <w:p w14:paraId="3BBF2E5A" w14:textId="7AACBF5A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T+36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ชม. </w:t>
            </w:r>
          </w:p>
          <w:p w14:paraId="60A560A0" w14:textId="5ED8BC5D" w:rsidR="00012E8F" w:rsidRP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เป็นต้นไป</w:t>
            </w:r>
          </w:p>
        </w:tc>
        <w:tc>
          <w:tcPr>
            <w:tcW w:w="4805" w:type="dxa"/>
          </w:tcPr>
          <w:p w14:paraId="683DD145" w14:textId="77777777" w:rsidR="00012E8F" w:rsidRDefault="00012E8F" w:rsidP="00C63D9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แถบเลื่อนเทียบภาพก่อน–หลังรายหลังคาเรือน </w:t>
            </w:r>
          </w:p>
          <w:p w14:paraId="0D3B0679" w14:textId="3A543D52" w:rsidR="00012E8F" w:rsidRDefault="00012E8F" w:rsidP="00C63D9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ปุ่มอนุมัติเหมาจ่าย 9,000 บาท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เพิ่มค่าล้างโคลน 10,000 บาท ปฏิเสธ หรือส่งสำรวจภาคพื้น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กราฟเวลาที่ใช้ตัดสินใจแต่ละรอบ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สรุปงบเยียวยาที่ใช้ไป </w:t>
            </w:r>
          </w:p>
          <w:p w14:paraId="4378B982" w14:textId="4CC1547F" w:rsidR="00012E8F" w:rsidRPr="00012E8F" w:rsidRDefault="00012E8F" w:rsidP="00C63D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ตารางความผิดพลาดของผู้เล่นและบทเรียน 3 ข้อ</w:t>
            </w:r>
          </w:p>
        </w:tc>
        <w:tc>
          <w:tcPr>
            <w:tcW w:w="3211" w:type="dxa"/>
          </w:tcPr>
          <w:p w14:paraId="560B5FCC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ความแม่นยำของหลักฐาน</w:t>
            </w:r>
          </w:p>
          <w:p w14:paraId="0D6703A2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เปลี่ยนความเป็นธรรมของ</w:t>
            </w:r>
          </w:p>
          <w:p w14:paraId="097192D6" w14:textId="44030E41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การเยียวยาได้จริง</w:t>
            </w:r>
          </w:p>
        </w:tc>
      </w:tr>
    </w:tbl>
    <w:p w14:paraId="2C36B7B1" w14:textId="3E606A3A" w:rsidR="00012E8F" w:rsidRPr="00012E8F" w:rsidRDefault="00012E8F" w:rsidP="00012E8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หมายเหตุกำกับหน้าจอ </w:t>
      </w:r>
      <w:r>
        <w:rPr>
          <w:rFonts w:ascii="TH SarabunPSK" w:hAnsi="TH SarabunPSK" w:cs="TH SarabunPSK"/>
          <w:sz w:val="32"/>
          <w:szCs w:val="32"/>
          <w:cs/>
        </w:rPr>
        <w:t xml:space="preserve">: จำนวนอาคารเสียหายและงบเยียวยาคำนวณตามการตัดสินใจของผู้เล่นด้วยอัตราตามมติ ครม. </w:t>
      </w:r>
      <w:r>
        <w:rPr>
          <w:rFonts w:ascii="TH SarabunPSK" w:hAnsi="TH SarabunPSK" w:cs="TH SarabunPSK"/>
          <w:sz w:val="32"/>
          <w:szCs w:val="32"/>
        </w:rPr>
        <w:t xml:space="preserve">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 </w:t>
      </w:r>
      <w:r>
        <w:rPr>
          <w:rFonts w:ascii="TH SarabunPSK" w:hAnsi="TH SarabunPSK" w:cs="TH SarabunPSK"/>
          <w:sz w:val="32"/>
          <w:szCs w:val="32"/>
          <w:cs/>
        </w:rPr>
        <w:t>โดยระบุป้าย "ค่าสถานการณ์" กำกับทุกค่า</w:t>
      </w:r>
    </w:p>
    <w:p w14:paraId="061410DB" w14:textId="77777777" w:rsidR="006F33BA" w:rsidRDefault="00012E8F" w:rsidP="00012E8F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แนวทางเชิงเทคนิคและข้อจำกัดที่ทีมยอมรับ</w:t>
      </w:r>
      <w:r>
        <w:rPr>
          <w:rFonts w:ascii="TH SarabunPSK" w:hAnsi="TH SarabunPSK" w:cs="TH SarabunPSK"/>
          <w:sz w:val="32"/>
          <w:szCs w:val="32"/>
          <w:cs/>
        </w:rPr>
        <w:t xml:space="preserve"> : พัฒนาเป็น </w:t>
      </w:r>
      <w:r>
        <w:rPr>
          <w:rFonts w:ascii="TH SarabunPSK" w:hAnsi="TH SarabunPSK" w:cs="TH SarabunPSK"/>
          <w:sz w:val="32"/>
          <w:szCs w:val="32"/>
        </w:rPr>
        <w:t xml:space="preserve">Single-Page Web App (HTML/JS + </w:t>
      </w:r>
      <w:r>
        <w:rPr>
          <w:rFonts w:ascii="TH SarabunPSK" w:hAnsi="TH SarabunPSK" w:cs="TH SarabunPSK"/>
          <w:sz w:val="32"/>
          <w:szCs w:val="32"/>
          <w:cs/>
        </w:rPr>
        <w:t xml:space="preserve">แผนที่เปิด + </w:t>
      </w:r>
      <w:r>
        <w:rPr>
          <w:rFonts w:ascii="TH SarabunPSK" w:hAnsi="TH SarabunPSK" w:cs="TH SarabunPSK"/>
          <w:sz w:val="32"/>
          <w:szCs w:val="32"/>
        </w:rPr>
        <w:t xml:space="preserve">Sphere API) </w:t>
      </w: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ascii="TH SarabunPSK" w:hAnsi="TH SarabunPSK" w:cs="TH SarabunPSK"/>
          <w:sz w:val="32"/>
          <w:szCs w:val="32"/>
        </w:rPr>
        <w:t xml:space="preserve">GeoJSON/Tiles </w:t>
      </w:r>
      <w:r>
        <w:rPr>
          <w:rFonts w:ascii="TH SarabunPSK" w:hAnsi="TH SarabunPSK" w:cs="TH SarabunPSK"/>
          <w:sz w:val="32"/>
          <w:szCs w:val="32"/>
          <w:cs/>
        </w:rPr>
        <w:t xml:space="preserve">ทำงาน </w:t>
      </w:r>
      <w:r>
        <w:rPr>
          <w:rFonts w:ascii="TH SarabunPSK" w:hAnsi="TH SarabunPSK" w:cs="TH SarabunPSK"/>
          <w:sz w:val="32"/>
          <w:szCs w:val="32"/>
        </w:rPr>
        <w:t xml:space="preserve">Offline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ได้โดยไม่ต้องใช้อินเทอร์เน็ตหรือล็อกอิน เหมาะสำหรับนิทรรศการและห้องเรียน โดยใช้ข้อมูลจำลองที่มีป้ายกำกับไว้ก่อนเปลี่ยนเป็นภาพ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 xml:space="preserve">จริงหลังอบรมกับ </w:t>
      </w:r>
      <w:r>
        <w:rPr>
          <w:rFonts w:ascii="TH SarabunPSK" w:hAnsi="TH SarabunPSK" w:cs="TH SarabunPSK"/>
          <w:sz w:val="32"/>
          <w:szCs w:val="32"/>
        </w:rPr>
        <w:t>GISTDA</w:t>
      </w:r>
    </w:p>
    <w:p w14:paraId="73488891" w14:textId="57F6DF93" w:rsidR="001055BB" w:rsidRPr="00012E8F" w:rsidRDefault="00012E8F" w:rsidP="00012E8F">
      <w:pPr>
        <w:spacing w:after="0" w:line="240" w:lineRule="auto"/>
        <w:ind w:left="720"/>
        <w:jc w:val="thaiDistribute"/>
        <w:rPr>
          <w:rFonts w:ascii="TH SarabunPSK" w:hAnsi="TH SarabunPSK" w:cs="TH SarabunPSK"/>
          <w:color w:val="A6A6A6" w:themeColor="background1" w:themeShade="A6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การต่อยอด</w:t>
      </w:r>
      <w:r>
        <w:rPr>
          <w:rFonts w:ascii="TH SarabunPSK" w:hAnsi="TH SarabunPSK" w:cs="TH SarabunPSK"/>
          <w:sz w:val="32"/>
          <w:szCs w:val="32"/>
          <w:cs/>
        </w:rPr>
        <w:t xml:space="preserve"> : มีโหมดครูส่งออก </w:t>
      </w:r>
      <w:r>
        <w:rPr>
          <w:rFonts w:ascii="TH SarabunPSK" w:hAnsi="TH SarabunPSK" w:cs="TH SarabunPSK"/>
          <w:sz w:val="32"/>
          <w:szCs w:val="32"/>
        </w:rPr>
        <w:t xml:space="preserve">CSV Log, </w:t>
      </w:r>
      <w:r>
        <w:rPr>
          <w:rFonts w:ascii="TH SarabunPSK" w:hAnsi="TH SarabunPSK" w:cs="TH SarabunPSK"/>
          <w:sz w:val="32"/>
          <w:szCs w:val="32"/>
          <w:cs/>
        </w:rPr>
        <w:t xml:space="preserve">ขยายผลไปลุ่มน้ำอื่นได้เพียงเปลี่ยนไฟล์ข้อมูลเชิงพื้นที่ และส่งมอบให้ </w:t>
      </w:r>
      <w:r>
        <w:rPr>
          <w:rFonts w:ascii="TH SarabunPSK" w:hAnsi="TH SarabunPSK" w:cs="TH SarabunPSK"/>
          <w:sz w:val="32"/>
          <w:szCs w:val="32"/>
        </w:rPr>
        <w:t xml:space="preserve">GISTDA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ใช้เป็นชุดนิทรรศการ </w:t>
      </w:r>
      <w:r>
        <w:rPr>
          <w:rFonts w:ascii="TH SarabunPSK" w:hAnsi="TH SarabunPSK" w:cs="TH SarabunPSK"/>
          <w:sz w:val="32"/>
          <w:szCs w:val="32"/>
        </w:rPr>
        <w:t xml:space="preserve">Roadshow </w:t>
      </w:r>
      <w:r>
        <w:rPr>
          <w:rFonts w:ascii="TH SarabunPSK" w:hAnsi="TH SarabunPSK" w:cs="TH SarabunPSK"/>
          <w:sz w:val="32"/>
          <w:szCs w:val="32"/>
          <w:cs/>
        </w:rPr>
        <w:t xml:space="preserve">พร้อมคู่มือติดตั้ง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>หน้า</w:t>
      </w:r>
    </w:p>
    <w:p w14:paraId="3A7D5D77" w14:textId="77777777" w:rsidR="00012E8F" w:rsidRPr="001055BB" w:rsidRDefault="00012E8F" w:rsidP="00012E8F">
      <w:pPr>
        <w:spacing w:after="0" w:line="240" w:lineRule="auto"/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พื้นที่แสดง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ภาพร่า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ง หรือ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ตัวอย่าง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แนวคิดการ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จำลองนวัตกรรม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สื่อการเรียนรู้ หรือกิจกรรมการเรียนรู้</w:t>
      </w:r>
    </w:p>
    <w:p w14:paraId="739E4142" w14:textId="193A7CB0" w:rsidR="00C14DF7" w:rsidRPr="00C14DF7" w:rsidRDefault="00CE227A" w:rsidP="00C14DF7">
      <w:pPr>
        <w:spacing w:after="0" w:line="240" w:lineRule="auto"/>
        <w:ind w:left="14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B245A3" wp14:editId="7D291976">
            <wp:extent cx="2004647" cy="1336431"/>
            <wp:effectExtent l="0" t="0" r="0" b="0"/>
            <wp:docPr id="1081772170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768" cy="134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30C2453" wp14:editId="58778B55">
            <wp:extent cx="1987062" cy="1324708"/>
            <wp:effectExtent l="0" t="0" r="0" b="8890"/>
            <wp:docPr id="1897662402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233" cy="133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D661A53" wp14:editId="237E760B">
            <wp:extent cx="1828048" cy="1218125"/>
            <wp:effectExtent l="0" t="0" r="1270" b="1270"/>
            <wp:docPr id="1870006428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06428" name="รูปภาพ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048" cy="12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087E" w14:textId="4CD73D36" w:rsidR="00012E8F" w:rsidRPr="00012E8F" w:rsidRDefault="00012E8F" w:rsidP="0034572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แผนการทดสอบความทนทานของกฎ (</w:t>
      </w:r>
      <w:r>
        <w:rPr>
          <w:rFonts w:ascii="TH SarabunPSK" w:hAnsi="TH SarabunPSK" w:cs="TH SarabunPSK"/>
          <w:sz w:val="32"/>
          <w:szCs w:val="32"/>
        </w:rPr>
        <w:t>Stress Test)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: (</w:t>
      </w: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  <w:cs/>
        </w:rPr>
        <w:t xml:space="preserve">เมฆปกคลุมพื้นที่รับน้ำต่อเนื่อง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 วัน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>ค่า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ล้าสมัย)  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  <w:cs/>
        </w:rPr>
        <w:t>สถานีตรวจวัดต้นน้ำขาดการรายงาน  (</w:t>
      </w: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  <w:cs/>
        </w:rPr>
        <w:t>ถนน/สะพานทางออกชุมชนถูกตัดขาด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4) </w:t>
      </w:r>
      <w:r>
        <w:rPr>
          <w:rFonts w:ascii="TH SarabunPSK" w:hAnsi="TH SarabunPSK" w:cs="TH SarabunPSK"/>
          <w:sz w:val="32"/>
          <w:szCs w:val="32"/>
          <w:cs/>
        </w:rPr>
        <w:t xml:space="preserve">เกิดน้ำหลากซ้ำรอบสองก่อนล้างโคลนเสร็จ  (</w:t>
      </w:r>
      <w:r>
        <w:rPr>
          <w:rFonts w:ascii="TH SarabunPSK" w:hAnsi="TH SarabunPSK" w:cs="TH SarabunPSK"/>
          <w:sz w:val="32"/>
          <w:szCs w:val="32"/>
        </w:rPr>
        <w:t xml:space="preserve">5) </w:t>
      </w:r>
      <w:r>
        <w:rPr>
          <w:rFonts w:ascii="TH SarabunPSK" w:hAnsi="TH SarabunPSK" w:cs="TH SarabunPSK"/>
          <w:sz w:val="32"/>
          <w:szCs w:val="32"/>
          <w:cs/>
        </w:rPr>
        <w:t xml:space="preserve">ผู้เรียนเลือกไม่สั่งการในองก์ </w:t>
      </w:r>
      <w:r>
        <w:rPr>
          <w:rFonts w:ascii="TH SarabunPSK" w:hAnsi="TH SarabunPSK" w:cs="TH SarabunPSK"/>
          <w:sz w:val="32"/>
          <w:szCs w:val="32"/>
        </w:rPr>
        <w:t xml:space="preserve">1 — </w:t>
      </w:r>
      <w:r>
        <w:rPr>
          <w:rFonts w:ascii="TH SarabunPSK" w:hAnsi="TH SarabunPSK" w:cs="TH SarabunPSK"/>
          <w:sz w:val="32"/>
          <w:szCs w:val="32"/>
          <w:cs/>
        </w:rPr>
        <w:t xml:space="preserve">ทุกกรณีออกแบบให้ </w:t>
      </w:r>
      <w:r>
        <w:rPr>
          <w:rFonts w:ascii="TH SarabunPSK" w:hAnsi="TH SarabunPSK" w:cs="TH SarabunPSK"/>
          <w:sz w:val="32"/>
          <w:szCs w:val="32"/>
        </w:rPr>
        <w:t xml:space="preserve">Decision Rule </w:t>
      </w:r>
      <w:r>
        <w:rPr>
          <w:rFonts w:ascii="TH SarabunPSK" w:hAnsi="TH SarabunPSK" w:cs="TH SarabunPSK"/>
          <w:sz w:val="32"/>
          <w:szCs w:val="32"/>
          <w:cs/>
        </w:rPr>
        <w:t>ยังทำงานได้โดยลดจำนวนปัจจัยลงตามลำดับความสำคัญ ไม่ใช่หยุดทำงาน</w:t>
      </w:r>
    </w:p>
    <w:p w14:paraId="0387C3B7" w14:textId="7E0E820E" w:rsidR="00B900D8" w:rsidRPr="00261E2A" w:rsidRDefault="00376545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C863E" wp14:editId="1CAEA7AF">
                <wp:simplePos x="0" y="0"/>
                <wp:positionH relativeFrom="column">
                  <wp:posOffset>-3810</wp:posOffset>
                </wp:positionH>
                <wp:positionV relativeFrom="paragraph">
                  <wp:posOffset>94488</wp:posOffset>
                </wp:positionV>
                <wp:extent cx="6839712" cy="0"/>
                <wp:effectExtent l="0" t="0" r="0" b="0"/>
                <wp:wrapNone/>
                <wp:docPr id="1692485904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971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3237E" id="ตัวเชื่อมต่อตรง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7.45pt" to="538.25pt,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uIZc0AEAABAEAAAOAAAAZHJzL2Uyb0RvYy54bWysU8lu2zAQvRfoPxC815JcxE0EyznESC5d grb5AJocWgS4gWQs+e87pGy5Gwok6GXEZd6beY+j9e1oNDlAiMrZjjaLmhKw3All9x19+n7/7pqS mJgVTDsLHT1CpLebt2/Wg29h6XqnBQSCJDa2g+9on5JvqyryHgyLC+fB4qV0wbCE27CvRGADshtd Let6VQ0uCB8chxjxdDtd0k3hlxJ4+iJlhER0R7G3VGIocZdjtVmzdh+Y7xU/tcFe0YVhymLRmWrL EiPPQf1BZRQPLjqZFtyZykmpOBQNqKapf1PzrWceihY0J/rZpvj/aPnnw519DGjD4GMb/WPIKkYZ TP5if2QsZh1ns2BMhOPh6vr9zYdmSQk/31UXoA8xPYAzJC86qpXNOljLDh9jwmKYek7Jx9rmGJ1W 4l5pXTZ5AuBOB3Jg+Ha7fVMI9LP55MR0trqq6/KCyFYGJqcX7l+YcqEti/0EErjKr46YXLW6yC6r dNQwdfQVJFEChU6F5wITDeMcbGpmJszOMIndz8C6dPxP4Ck/Q6FM60vAM6JUdjbNYKOsC3+rnsZz y3LKPzsw6c4W7Jw4loEo1uDYFa9Ov0ie65/3BX75kTc/AAAA//8DAFBLAwQUAAYACAAAACEA+Gd9 Ft0AAAAIAQAADwAAAGRycy9kb3ducmV2LnhtbEyPwU7DMBBE70j9B2uRuLUOCEIJcaqCKEg9VGrp B2zjbRLVXkexm4S/xxUHetyZ0eybfDFaI3rqfONYwf0sAUFcOt1wpWD/vZrOQfiArNE4JgU/5GFR TG5yzLQbeEv9LlQilrDPUEEdQptJ6cuaLPqZa4mjd3SdxRDPrpK6wyGWWyMfkiSVFhuOH2ps6b2m 8rQ7WwXNasTtfPPW79Ph8/glT3JtPnql7m7H5SuIQGP4D8MFP6JDEZkO7szaC6NgmsZglB9fQFzs 5Dl9AnH4U2SRy+sBxS8AAAD//wMAUEsBAi0AFAAGAAgAAAAhALaDOJL+AAAA4QEAABMAAAAAAAAA AAAAAAAAAAAAAFtDb250ZW50X1R5cGVzXS54bWxQSwECLQAUAAYACAAAACEAOP0h/9YAAACUAQAA CwAAAAAAAAAAAAAAAAAvAQAAX3JlbHMvLnJlbHNQSwECLQAUAAYACAAAACEAhbiGXNABAAAQBAAA DgAAAAAAAAAAAAAAAAAuAgAAZHJzL2Uyb0RvYy54bWxQSwECLQAUAAYACAAAACEA+Gd9Ft0AAAAI AQAADwAAAAAAAAAAAAAAAAAqBAAAZHJzL2Rvd25yZXYueG1sUEsFBgAAAAAEAAQA8wAAADQFAAAA AA== " strokecolor="#a5a5a5 [2092]" strokeweight=".5pt">
                <v:stroke dashstyle="dash" joinstyle="miter"/>
              </v:line>
            </w:pict>
          </mc:Fallback>
        </mc:AlternateContent>
      </w:r>
    </w:p>
    <w:p w14:paraId="52CFB206" w14:textId="5DD68CBA" w:rsidR="00B900D8" w:rsidRPr="005012F9" w:rsidRDefault="00B900D8" w:rsidP="005012F9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70782385" w14:textId="4F805832" w:rsidR="005012F9" w:rsidRDefault="005012F9" w:rsidP="005012F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9C4673D" wp14:editId="33E2EBD7">
            <wp:extent cx="6750685" cy="2298393"/>
            <wp:effectExtent l="0" t="0" r="0" b="6985"/>
            <wp:docPr id="1374068918" name="รูปภาพ 34" descr="รูปภาพประกอบด้วย ข้อความ, ตัวอักษร, ภาพหน้าจอ, ลายมือ  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8918" name="รูปภาพ 34" descr="รูปภาพประกอบด้วย ข้อความ, ตัวอักษร, ภาพหน้าจอ, ลายมือ  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29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35B7" w14:textId="12659736" w:rsidR="005012F9" w:rsidRDefault="005012F9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7D81F0" w14:textId="3FDDF7F3" w:rsidR="005012F9" w:rsidRDefault="005012F9" w:rsidP="007B3410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460EF22" w14:textId="516CD46A" w:rsidR="00DA571F" w:rsidRPr="0058105F" w:rsidRDefault="000E5839" w:rsidP="004D636B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sectPr w:rsidR="00DA571F" w:rsidRPr="0058105F" w:rsidSect="00AD026D">
      <w:headerReference w:type="default" r:id="rId19"/>
      <w:pgSz w:w="12240" w:h="15840" w:code="1"/>
      <w:pgMar w:top="709" w:right="900" w:bottom="709" w:left="709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116A" w14:textId="77777777" w:rsidR="007568DE" w:rsidRDefault="007568DE" w:rsidP="004031EF">
      <w:pPr>
        <w:spacing w:after="0" w:line="240" w:lineRule="auto"/>
      </w:pPr>
      <w:r>
        <w:separator/>
      </w:r>
    </w:p>
  </w:endnote>
  <w:endnote w:type="continuationSeparator" w:id="0">
    <w:p w14:paraId="5C2F105D" w14:textId="77777777" w:rsidR="007568DE" w:rsidRDefault="007568DE" w:rsidP="0040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6B3BD" w14:textId="77777777" w:rsidR="007568DE" w:rsidRDefault="007568DE" w:rsidP="004031EF">
      <w:pPr>
        <w:spacing w:after="0" w:line="240" w:lineRule="auto"/>
      </w:pPr>
      <w:r>
        <w:separator/>
      </w:r>
    </w:p>
  </w:footnote>
  <w:footnote w:type="continuationSeparator" w:id="0">
    <w:p w14:paraId="0CCC25CF" w14:textId="77777777" w:rsidR="007568DE" w:rsidRDefault="007568DE" w:rsidP="0040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E5C3" w14:textId="56B29A5F" w:rsidR="004031EF" w:rsidRDefault="004031EF" w:rsidP="004031EF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A91"/>
    <w:multiLevelType w:val="hybridMultilevel"/>
    <w:tmpl w:val="7CB0F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C3C40"/>
    <w:multiLevelType w:val="hybridMultilevel"/>
    <w:tmpl w:val="D848C50C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47537C1D"/>
    <w:multiLevelType w:val="hybridMultilevel"/>
    <w:tmpl w:val="FDD815C4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F06A8"/>
    <w:multiLevelType w:val="hybridMultilevel"/>
    <w:tmpl w:val="23C21816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 w16cid:durableId="2142309598">
    <w:abstractNumId w:val="1"/>
  </w:num>
  <w:num w:numId="2" w16cid:durableId="194512005">
    <w:abstractNumId w:val="0"/>
  </w:num>
  <w:num w:numId="3" w16cid:durableId="1149131804">
    <w:abstractNumId w:val="3"/>
  </w:num>
  <w:num w:numId="4" w16cid:durableId="2139760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EF"/>
    <w:rsid w:val="00012E8F"/>
    <w:rsid w:val="00015308"/>
    <w:rsid w:val="00037292"/>
    <w:rsid w:val="0005096D"/>
    <w:rsid w:val="00077312"/>
    <w:rsid w:val="000869E8"/>
    <w:rsid w:val="000E5839"/>
    <w:rsid w:val="000F568F"/>
    <w:rsid w:val="001055BB"/>
    <w:rsid w:val="00116650"/>
    <w:rsid w:val="00135017"/>
    <w:rsid w:val="00165E65"/>
    <w:rsid w:val="0018280A"/>
    <w:rsid w:val="00196228"/>
    <w:rsid w:val="001C7263"/>
    <w:rsid w:val="001F66C8"/>
    <w:rsid w:val="00261E2A"/>
    <w:rsid w:val="00273CEC"/>
    <w:rsid w:val="00274936"/>
    <w:rsid w:val="00294EEA"/>
    <w:rsid w:val="002B1A92"/>
    <w:rsid w:val="002B1ECA"/>
    <w:rsid w:val="002B3B63"/>
    <w:rsid w:val="002C1F83"/>
    <w:rsid w:val="002C3058"/>
    <w:rsid w:val="002C7E1E"/>
    <w:rsid w:val="002D363F"/>
    <w:rsid w:val="002E7BC3"/>
    <w:rsid w:val="00310F10"/>
    <w:rsid w:val="00323527"/>
    <w:rsid w:val="003339B5"/>
    <w:rsid w:val="00333DB3"/>
    <w:rsid w:val="003360D7"/>
    <w:rsid w:val="0034572A"/>
    <w:rsid w:val="00354274"/>
    <w:rsid w:val="00354BA8"/>
    <w:rsid w:val="00361949"/>
    <w:rsid w:val="0037468D"/>
    <w:rsid w:val="003764F4"/>
    <w:rsid w:val="00376545"/>
    <w:rsid w:val="00382C7C"/>
    <w:rsid w:val="003B1904"/>
    <w:rsid w:val="003B7038"/>
    <w:rsid w:val="003C442C"/>
    <w:rsid w:val="003D466A"/>
    <w:rsid w:val="003D7A3F"/>
    <w:rsid w:val="0040026D"/>
    <w:rsid w:val="004031EF"/>
    <w:rsid w:val="00407038"/>
    <w:rsid w:val="00413D52"/>
    <w:rsid w:val="0043351D"/>
    <w:rsid w:val="0045644F"/>
    <w:rsid w:val="004610D4"/>
    <w:rsid w:val="00471CC0"/>
    <w:rsid w:val="00491AE8"/>
    <w:rsid w:val="004C339C"/>
    <w:rsid w:val="004D636B"/>
    <w:rsid w:val="004F718D"/>
    <w:rsid w:val="005012F9"/>
    <w:rsid w:val="00511E70"/>
    <w:rsid w:val="00514269"/>
    <w:rsid w:val="00537A3D"/>
    <w:rsid w:val="00554A83"/>
    <w:rsid w:val="00562728"/>
    <w:rsid w:val="00571EE4"/>
    <w:rsid w:val="0058105F"/>
    <w:rsid w:val="005825BA"/>
    <w:rsid w:val="005860A5"/>
    <w:rsid w:val="005B4CE0"/>
    <w:rsid w:val="005E2848"/>
    <w:rsid w:val="006347ED"/>
    <w:rsid w:val="0065245A"/>
    <w:rsid w:val="006735B0"/>
    <w:rsid w:val="00684E02"/>
    <w:rsid w:val="00694667"/>
    <w:rsid w:val="006A2C12"/>
    <w:rsid w:val="006D77D4"/>
    <w:rsid w:val="006F33BA"/>
    <w:rsid w:val="00717D4B"/>
    <w:rsid w:val="0073756B"/>
    <w:rsid w:val="007568DE"/>
    <w:rsid w:val="00766516"/>
    <w:rsid w:val="007B3410"/>
    <w:rsid w:val="007D5DE6"/>
    <w:rsid w:val="008514F2"/>
    <w:rsid w:val="008A0A8F"/>
    <w:rsid w:val="008C1E00"/>
    <w:rsid w:val="008C7899"/>
    <w:rsid w:val="008D091F"/>
    <w:rsid w:val="008D6D4E"/>
    <w:rsid w:val="00902A3A"/>
    <w:rsid w:val="00912444"/>
    <w:rsid w:val="00920405"/>
    <w:rsid w:val="00944EDA"/>
    <w:rsid w:val="00956B99"/>
    <w:rsid w:val="00970196"/>
    <w:rsid w:val="009D5EFD"/>
    <w:rsid w:val="00A00996"/>
    <w:rsid w:val="00A040B5"/>
    <w:rsid w:val="00A14CFF"/>
    <w:rsid w:val="00A21724"/>
    <w:rsid w:val="00A336A2"/>
    <w:rsid w:val="00A63DBC"/>
    <w:rsid w:val="00A73558"/>
    <w:rsid w:val="00AD026D"/>
    <w:rsid w:val="00AF7C9D"/>
    <w:rsid w:val="00B11F83"/>
    <w:rsid w:val="00B12F96"/>
    <w:rsid w:val="00B1681B"/>
    <w:rsid w:val="00B34DF0"/>
    <w:rsid w:val="00B5611A"/>
    <w:rsid w:val="00B7767E"/>
    <w:rsid w:val="00B900D8"/>
    <w:rsid w:val="00BA0A78"/>
    <w:rsid w:val="00BA6A2C"/>
    <w:rsid w:val="00BC7394"/>
    <w:rsid w:val="00C14DF7"/>
    <w:rsid w:val="00C37A1C"/>
    <w:rsid w:val="00C63D9F"/>
    <w:rsid w:val="00C9313E"/>
    <w:rsid w:val="00C964E0"/>
    <w:rsid w:val="00C97669"/>
    <w:rsid w:val="00CB3F09"/>
    <w:rsid w:val="00CE227A"/>
    <w:rsid w:val="00D05CC2"/>
    <w:rsid w:val="00D159E4"/>
    <w:rsid w:val="00D70DBF"/>
    <w:rsid w:val="00D71EFD"/>
    <w:rsid w:val="00D75A4A"/>
    <w:rsid w:val="00D8117A"/>
    <w:rsid w:val="00D90DC5"/>
    <w:rsid w:val="00DA571F"/>
    <w:rsid w:val="00DB49C0"/>
    <w:rsid w:val="00DF69F0"/>
    <w:rsid w:val="00DF7D2B"/>
    <w:rsid w:val="00E036A2"/>
    <w:rsid w:val="00E310CF"/>
    <w:rsid w:val="00E3549C"/>
    <w:rsid w:val="00E54EAC"/>
    <w:rsid w:val="00E70DB6"/>
    <w:rsid w:val="00E72F8B"/>
    <w:rsid w:val="00E847DA"/>
    <w:rsid w:val="00EB11D8"/>
    <w:rsid w:val="00F10490"/>
    <w:rsid w:val="00F3705E"/>
    <w:rsid w:val="00F410E3"/>
    <w:rsid w:val="00F428F5"/>
    <w:rsid w:val="00F56AB2"/>
    <w:rsid w:val="00F67CEE"/>
    <w:rsid w:val="00F83E55"/>
    <w:rsid w:val="00F9233E"/>
    <w:rsid w:val="00FC6C5F"/>
    <w:rsid w:val="00FD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88D38"/>
  <w15:chartTrackingRefBased/>
  <w15:docId w15:val="{4B67BA9D-2B7D-4913-817C-070E5CA5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56B"/>
  </w:style>
  <w:style w:type="paragraph" w:styleId="1">
    <w:name w:val="heading 1"/>
    <w:basedOn w:val="a"/>
    <w:next w:val="a"/>
    <w:link w:val="10"/>
    <w:uiPriority w:val="9"/>
    <w:qFormat/>
    <w:rsid w:val="0040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031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031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031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031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031E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03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031E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03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03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031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031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031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1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1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031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31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3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4031EF"/>
  </w:style>
  <w:style w:type="paragraph" w:styleId="af0">
    <w:name w:val="footer"/>
    <w:basedOn w:val="a"/>
    <w:link w:val="af1"/>
    <w:uiPriority w:val="99"/>
    <w:unhideWhenUsed/>
    <w:rsid w:val="00403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4031EF"/>
  </w:style>
  <w:style w:type="table" w:styleId="af2">
    <w:name w:val="Table Grid"/>
    <w:basedOn w:val="a1"/>
    <w:uiPriority w:val="39"/>
    <w:rsid w:val="00403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3">
    <w:name w:val="List Table 3 Accent 3"/>
    <w:basedOn w:val="a1"/>
    <w:uiPriority w:val="48"/>
    <w:rsid w:val="00B900D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-3">
    <w:name w:val="Grid Table 4 Accent 3"/>
    <w:basedOn w:val="a1"/>
    <w:uiPriority w:val="49"/>
    <w:rsid w:val="00A63DB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3">
    <w:name w:val="Normal (Web)"/>
    <w:basedOn w:val="a"/>
    <w:uiPriority w:val="99"/>
    <w:semiHidden/>
    <w:unhideWhenUsed/>
    <w:rsid w:val="00BC7394"/>
    <w:rPr>
      <w:rFonts w:ascii="Times New Roman" w:hAnsi="Times New Roman" w:cs="Angsana New"/>
      <w:sz w:val="24"/>
      <w:szCs w:val="30"/>
    </w:rPr>
  </w:style>
  <w:style w:type="character" w:styleId="af4">
    <w:name w:val="Hyperlink"/>
    <w:basedOn w:val="a0"/>
    <w:uiPriority w:val="99"/>
    <w:unhideWhenUsed/>
    <w:rsid w:val="00E036A2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036A2"/>
    <w:rPr>
      <w:color w:val="605E5C"/>
      <w:shd w:val="clear" w:color="auto" w:fill="E1DFDD"/>
    </w:rPr>
  </w:style>
  <w:style w:type="table" w:styleId="4-2">
    <w:name w:val="Grid Table 4 Accent 2"/>
    <w:basedOn w:val="a1"/>
    <w:uiPriority w:val="49"/>
    <w:rsid w:val="00F56A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4">
    <w:name w:val="Grid Table 4 Accent 4"/>
    <w:basedOn w:val="a1"/>
    <w:uiPriority w:val="49"/>
    <w:rsid w:val="00F56A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095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5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9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8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6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14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3394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010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9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1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593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0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0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5803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9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1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56851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1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830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1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206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4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8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581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822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34987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5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262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8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6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6674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8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1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8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245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1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2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2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2807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3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430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3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1855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791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2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625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1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8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3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3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0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1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8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529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6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850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8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2021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2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19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3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5169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5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4265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9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1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4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0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8380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2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3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8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4584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755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4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5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957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178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8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8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831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hiwizedas47@gmail.com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mailto:kawinthidaamornkan333@gmail.com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xplz037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mailto:ativitsaiplang@gmail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haitouch777@gmail.com" TargetMode="External"/><Relationship Id="rId14" Type="http://schemas.openxmlformats.org/officeDocument/2006/relationships/hyperlink" Target="mailto:Phiesat09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10</Pages>
  <Words>2814</Words>
  <Characters>16040</Characters>
  <Application>Microsoft Office Word</Application>
  <DocSecurity>0</DocSecurity>
  <Lines>133</Lines>
  <Paragraphs>37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ji 14416</cp:lastModifiedBy>
  <cp:revision>13</cp:revision>
  <cp:lastPrinted>2026-08-12T05:27:00Z</cp:lastPrinted>
  <dcterms:created xsi:type="dcterms:W3CDTF">2026-08-09T16:17:00Z</dcterms:created>
  <dcterms:modified xsi:type="dcterms:W3CDTF">2026-08-12T07:51:00Z</dcterms:modified>
</cp:coreProperties>
</file>